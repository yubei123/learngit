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398A2" w14:textId="77777777" w:rsidR="002150F0" w:rsidRDefault="00C81190">
      <w:pPr>
        <w:jc w:val="center"/>
        <w:rPr>
          <w:rFonts w:ascii="宋体" w:eastAsia="宋体" w:hAnsi="宋体" w:cs="宋体"/>
        </w:rPr>
        <w:pPrChange w:id="0" w:author="serena" w:date="2021-02-07T11:25:00Z">
          <w:pPr/>
        </w:pPrChange>
      </w:pPr>
      <w:r>
        <w:rPr>
          <w:rFonts w:ascii="宋体" w:eastAsia="宋体" w:hAnsi="宋体" w:cs="宋体" w:hint="eastAsia"/>
          <w:noProof/>
        </w:rPr>
        <w:drawing>
          <wp:anchor distT="0" distB="0" distL="114300" distR="114300" simplePos="0" relativeHeight="252382208" behindDoc="0" locked="0" layoutInCell="1" allowOverlap="1" wp14:anchorId="74D65BDA" wp14:editId="5E8E9E5F">
            <wp:simplePos x="0" y="0"/>
            <wp:positionH relativeFrom="column">
              <wp:posOffset>-685800</wp:posOffset>
            </wp:positionH>
            <wp:positionV relativeFrom="page">
              <wp:posOffset>-5715</wp:posOffset>
            </wp:positionV>
            <wp:extent cx="7585710" cy="10726420"/>
            <wp:effectExtent l="0" t="0" r="15240" b="17780"/>
            <wp:wrapTopAndBottom/>
            <wp:docPr id="9" name="图片 9" descr="微信图片_2020061115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00611151927"/>
                    <pic:cNvPicPr>
                      <a:picLocks noChangeAspect="1"/>
                    </pic:cNvPicPr>
                  </pic:nvPicPr>
                  <pic:blipFill>
                    <a:blip r:embed="rId8"/>
                    <a:stretch>
                      <a:fillRect/>
                    </a:stretch>
                  </pic:blipFill>
                  <pic:spPr>
                    <a:xfrm>
                      <a:off x="0" y="0"/>
                      <a:ext cx="7585710" cy="10726420"/>
                    </a:xfrm>
                    <a:prstGeom prst="rect">
                      <a:avLst/>
                    </a:prstGeom>
                  </pic:spPr>
                </pic:pic>
              </a:graphicData>
            </a:graphic>
          </wp:anchor>
        </w:drawing>
      </w:r>
      <w:r>
        <w:rPr>
          <w:rFonts w:ascii="宋体" w:eastAsia="宋体" w:hAnsi="宋体" w:cs="宋体" w:hint="eastAsia"/>
        </w:rPr>
        <w:br w:type="page"/>
      </w:r>
    </w:p>
    <w:sdt>
      <w:sdtPr>
        <w:rPr>
          <w:rFonts w:ascii="宋体" w:eastAsia="宋体" w:hAnsi="宋体" w:cs="宋体" w:hint="eastAsia"/>
        </w:rPr>
        <w:id w:val="2020424180"/>
      </w:sdtPr>
      <w:sdtEndPr>
        <w:rPr>
          <w:b/>
          <w:color w:val="000000" w:themeColor="text1"/>
          <w:sz w:val="32"/>
          <w:szCs w:val="32"/>
        </w:rPr>
      </w:sdtEndPr>
      <w:sdtContent>
        <w:p w14:paraId="245379A9" w14:textId="77777777" w:rsidR="002150F0" w:rsidRDefault="00C81190">
          <w:pPr>
            <w:spacing w:line="360" w:lineRule="auto"/>
            <w:rPr>
              <w:rFonts w:ascii="宋体" w:eastAsia="宋体" w:hAnsi="宋体" w:cs="宋体"/>
              <w:b/>
              <w:color w:val="000000" w:themeColor="text1"/>
              <w:sz w:val="32"/>
              <w:szCs w:val="32"/>
            </w:rPr>
          </w:pPr>
          <w:r>
            <w:rPr>
              <w:rFonts w:ascii="宋体" w:eastAsia="宋体" w:hAnsi="宋体" w:cs="宋体" w:hint="eastAsia"/>
              <w:b/>
              <w:color w:val="000000" w:themeColor="text1"/>
              <w:sz w:val="32"/>
              <w:szCs w:val="32"/>
            </w:rPr>
            <w:t>样本信息</w:t>
          </w:r>
        </w:p>
        <w:tbl>
          <w:tblPr>
            <w:tblStyle w:val="-5"/>
            <w:tblW w:w="9750" w:type="dxa"/>
            <w:tblInd w:w="116"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8" w:space="0" w:color="F79646" w:themeColor="accent6"/>
              <w:insideV w:val="single" w:sz="8" w:space="0" w:color="F79646" w:themeColor="accent6"/>
            </w:tblBorders>
            <w:tblLayout w:type="fixed"/>
            <w:tblLook w:val="04A0" w:firstRow="1" w:lastRow="0" w:firstColumn="1" w:lastColumn="0" w:noHBand="0" w:noVBand="1"/>
          </w:tblPr>
          <w:tblGrid>
            <w:gridCol w:w="2098"/>
            <w:gridCol w:w="1246"/>
            <w:gridCol w:w="1479"/>
            <w:gridCol w:w="2315"/>
            <w:gridCol w:w="2612"/>
          </w:tblGrid>
          <w:tr w:rsidR="002150F0" w14:paraId="0DD4DCBE" w14:textId="77777777" w:rsidTr="002150F0">
            <w:trPr>
              <w:cnfStyle w:val="100000000000" w:firstRow="1" w:lastRow="0" w:firstColumn="0" w:lastColumn="0" w:oddVBand="0" w:evenVBand="0" w:oddHBand="0"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9750" w:type="dxa"/>
                <w:gridSpan w:val="5"/>
                <w:tcBorders>
                  <w:tl2br w:val="nil"/>
                  <w:tr2bl w:val="nil"/>
                </w:tcBorders>
                <w:shd w:val="clear" w:color="auto" w:fill="FDEADA" w:themeFill="accent6" w:themeFillTint="32"/>
                <w:vAlign w:val="center"/>
              </w:tcPr>
              <w:p w14:paraId="316F1712" w14:textId="77777777" w:rsidR="002150F0" w:rsidRDefault="00C81190">
                <w:pPr>
                  <w:widowControl/>
                  <w:spacing w:line="360" w:lineRule="auto"/>
                  <w:jc w:val="center"/>
                  <w:rPr>
                    <w:rFonts w:ascii="宋体" w:eastAsia="宋体" w:hAnsi="宋体" w:cs="宋体"/>
                    <w:b w:val="0"/>
                    <w:bCs w:val="0"/>
                    <w:sz w:val="28"/>
                    <w:szCs w:val="28"/>
                  </w:rPr>
                </w:pPr>
                <w:r>
                  <w:rPr>
                    <w:rFonts w:ascii="宋体" w:eastAsia="宋体" w:hAnsi="宋体" w:cs="宋体" w:hint="eastAsia"/>
                    <w:color w:val="E36C0A" w:themeColor="accent6" w:themeShade="BF"/>
                    <w:sz w:val="28"/>
                    <w:szCs w:val="28"/>
                  </w:rPr>
                  <w:t>患者信息</w:t>
                </w:r>
              </w:p>
            </w:tc>
          </w:tr>
          <w:tr w:rsidR="002150F0" w14:paraId="1BA5C57F" w14:textId="77777777" w:rsidTr="002150F0">
            <w:trPr>
              <w:trHeight w:val="890"/>
            </w:trPr>
            <w:tc>
              <w:tcPr>
                <w:cnfStyle w:val="001000000000" w:firstRow="0" w:lastRow="0" w:firstColumn="1" w:lastColumn="0" w:oddVBand="0" w:evenVBand="0" w:oddHBand="0" w:evenHBand="0" w:firstRowFirstColumn="0" w:firstRowLastColumn="0" w:lastRowFirstColumn="0" w:lastRowLastColumn="0"/>
                <w:tcW w:w="3344" w:type="dxa"/>
                <w:gridSpan w:val="2"/>
                <w:tcBorders>
                  <w:tl2br w:val="nil"/>
                  <w:tr2bl w:val="nil"/>
                </w:tcBorders>
                <w:shd w:val="clear" w:color="auto" w:fill="FFFFFF" w:themeFill="background1"/>
                <w:vAlign w:val="center"/>
              </w:tcPr>
              <w:p w14:paraId="3A251846" w14:textId="2EE9589B" w:rsidR="002150F0" w:rsidRDefault="00C81190">
                <w:pPr>
                  <w:widowControl/>
                  <w:spacing w:line="360" w:lineRule="auto"/>
                  <w:rPr>
                    <w:rFonts w:ascii="宋体" w:eastAsia="宋体" w:hAnsi="宋体" w:cs="宋体"/>
                    <w:bCs w:val="0"/>
                    <w:sz w:val="22"/>
                  </w:rPr>
                </w:pPr>
                <w:r>
                  <w:rPr>
                    <w:rFonts w:ascii="宋体" w:eastAsia="宋体" w:hAnsi="宋体" w:cs="宋体" w:hint="eastAsia"/>
                    <w:bCs w:val="0"/>
                    <w:sz w:val="22"/>
                  </w:rPr>
                  <w:t>姓名：</w:t>
                </w:r>
                <w:ins w:id="1" w:author="余 蓓" w:date="2021-02-07T12:08:00Z">
                  <w:r w:rsidR="00602B82" w:rsidRPr="00602B82">
                    <w:rPr>
                      <w:rFonts w:ascii="宋体" w:eastAsia="宋体" w:hAnsi="宋体" w:cs="宋体"/>
                      <w:sz w:val="22"/>
                      <w:rPrChange w:id="2" w:author="余 蓓" w:date="2021-02-07T12:08:00Z">
                        <w:rPr/>
                      </w:rPrChange>
                    </w:rPr>
                    <w:t>{{name}}</w:t>
                  </w:r>
                </w:ins>
                <w:del w:id="3" w:author="余 蓓" w:date="2021-02-07T12:08:00Z">
                  <w:r w:rsidDel="00602B82">
                    <w:rPr>
                      <w:rFonts w:ascii="宋体" w:eastAsia="宋体" w:hAnsi="宋体" w:cs="宋体"/>
                      <w:bCs w:val="0"/>
                      <w:sz w:val="22"/>
                    </w:rPr>
                    <w:delText>-</w:delText>
                  </w:r>
                </w:del>
              </w:p>
            </w:tc>
            <w:tc>
              <w:tcPr>
                <w:tcW w:w="3794" w:type="dxa"/>
                <w:gridSpan w:val="2"/>
                <w:tcBorders>
                  <w:tl2br w:val="nil"/>
                  <w:tr2bl w:val="nil"/>
                </w:tcBorders>
                <w:shd w:val="clear" w:color="auto" w:fill="FFFFFF" w:themeFill="background1"/>
                <w:vAlign w:val="center"/>
              </w:tcPr>
              <w:p w14:paraId="3C21188F" w14:textId="37805B56" w:rsidR="002150F0" w:rsidRPr="00602B82" w:rsidRDefault="00C81190">
                <w:pPr>
                  <w:widowControl/>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
                </w:pPr>
                <w:r w:rsidRPr="00602B82">
                  <w:rPr>
                    <w:rFonts w:ascii="宋体" w:eastAsia="宋体" w:hAnsi="宋体" w:cs="宋体" w:hint="eastAsia"/>
                    <w:b/>
                    <w:sz w:val="22"/>
                  </w:rPr>
                  <w:t>性别：</w:t>
                </w:r>
                <w:ins w:id="4" w:author="余 蓓" w:date="2021-02-07T12:08:00Z">
                  <w:r w:rsidR="00602B82" w:rsidRPr="00602B82">
                    <w:rPr>
                      <w:rFonts w:ascii="宋体" w:eastAsia="宋体" w:hAnsi="宋体" w:cs="宋体"/>
                      <w:b/>
                      <w:sz w:val="22"/>
                      <w:rPrChange w:id="5" w:author="余 蓓" w:date="2021-02-07T12:09:00Z">
                        <w:rPr/>
                      </w:rPrChange>
                    </w:rPr>
                    <w:t>{{gender}}</w:t>
                  </w:r>
                </w:ins>
                <w:del w:id="6" w:author="余 蓓" w:date="2021-02-07T12:08:00Z">
                  <w:r w:rsidRPr="00602B82" w:rsidDel="00602B82">
                    <w:rPr>
                      <w:rFonts w:ascii="宋体" w:eastAsia="宋体" w:hAnsi="宋体" w:cs="宋体"/>
                      <w:b/>
                      <w:sz w:val="22"/>
                    </w:rPr>
                    <w:delText>-</w:delText>
                  </w:r>
                </w:del>
              </w:p>
            </w:tc>
            <w:tc>
              <w:tcPr>
                <w:tcW w:w="2612" w:type="dxa"/>
                <w:tcBorders>
                  <w:tl2br w:val="nil"/>
                  <w:tr2bl w:val="nil"/>
                </w:tcBorders>
                <w:shd w:val="clear" w:color="auto" w:fill="FFFFFF" w:themeFill="background1"/>
                <w:vAlign w:val="center"/>
              </w:tcPr>
              <w:p w14:paraId="5CB80BB3" w14:textId="44A5E005" w:rsidR="002150F0" w:rsidRPr="00602B82" w:rsidRDefault="00C81190">
                <w:pPr>
                  <w:widowControl/>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
                </w:pPr>
                <w:r w:rsidRPr="00602B82">
                  <w:rPr>
                    <w:rFonts w:ascii="宋体" w:eastAsia="宋体" w:hAnsi="宋体" w:cs="宋体" w:hint="eastAsia"/>
                    <w:b/>
                    <w:sz w:val="22"/>
                  </w:rPr>
                  <w:t>年龄：</w:t>
                </w:r>
                <w:ins w:id="7" w:author="余 蓓" w:date="2021-02-07T12:08:00Z">
                  <w:r w:rsidR="00602B82" w:rsidRPr="00602B82">
                    <w:rPr>
                      <w:rFonts w:ascii="宋体" w:eastAsia="宋体" w:hAnsi="宋体" w:cs="宋体"/>
                      <w:b/>
                      <w:sz w:val="22"/>
                      <w:rPrChange w:id="8" w:author="余 蓓" w:date="2021-02-07T12:09:00Z">
                        <w:rPr/>
                      </w:rPrChange>
                    </w:rPr>
                    <w:t>{{age}}</w:t>
                  </w:r>
                </w:ins>
                <w:del w:id="9" w:author="余 蓓" w:date="2021-02-07T12:08:00Z">
                  <w:r w:rsidRPr="00602B82" w:rsidDel="00602B82">
                    <w:rPr>
                      <w:rFonts w:ascii="宋体" w:eastAsia="宋体" w:hAnsi="宋体" w:cs="宋体"/>
                      <w:b/>
                      <w:sz w:val="22"/>
                    </w:rPr>
                    <w:delText>-</w:delText>
                  </w:r>
                </w:del>
              </w:p>
            </w:tc>
          </w:tr>
          <w:tr w:rsidR="002150F0" w14:paraId="3D7EDAC9" w14:textId="77777777" w:rsidTr="002150F0">
            <w:trPr>
              <w:trHeight w:val="997"/>
            </w:trPr>
            <w:tc>
              <w:tcPr>
                <w:cnfStyle w:val="001000000000" w:firstRow="0" w:lastRow="0" w:firstColumn="1" w:lastColumn="0" w:oddVBand="0" w:evenVBand="0" w:oddHBand="0" w:evenHBand="0" w:firstRowFirstColumn="0" w:firstRowLastColumn="0" w:lastRowFirstColumn="0" w:lastRowLastColumn="0"/>
                <w:tcW w:w="9750" w:type="dxa"/>
                <w:gridSpan w:val="5"/>
                <w:tcBorders>
                  <w:tl2br w:val="nil"/>
                  <w:tr2bl w:val="nil"/>
                </w:tcBorders>
                <w:shd w:val="clear" w:color="auto" w:fill="FDEADA" w:themeFill="accent6" w:themeFillTint="32"/>
                <w:vAlign w:val="center"/>
              </w:tcPr>
              <w:p w14:paraId="41964917" w14:textId="77777777" w:rsidR="002150F0" w:rsidRDefault="00C81190">
                <w:pPr>
                  <w:widowControl/>
                  <w:spacing w:line="360" w:lineRule="auto"/>
                  <w:jc w:val="center"/>
                  <w:rPr>
                    <w:rFonts w:ascii="宋体" w:eastAsia="宋体" w:hAnsi="宋体" w:cs="宋体"/>
                    <w:b w:val="0"/>
                    <w:bCs w:val="0"/>
                  </w:rPr>
                </w:pPr>
                <w:r>
                  <w:rPr>
                    <w:rFonts w:ascii="宋体" w:eastAsia="宋体" w:hAnsi="宋体" w:cs="宋体" w:hint="eastAsia"/>
                    <w:color w:val="E36C0A" w:themeColor="accent6" w:themeShade="BF"/>
                    <w:sz w:val="28"/>
                    <w:szCs w:val="28"/>
                  </w:rPr>
                  <w:t>临床信息</w:t>
                </w:r>
              </w:p>
            </w:tc>
          </w:tr>
          <w:tr w:rsidR="002150F0" w14:paraId="0281CC52" w14:textId="77777777" w:rsidTr="002150F0">
            <w:trPr>
              <w:trHeight w:val="797"/>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469C2C48" w14:textId="77777777" w:rsidR="002150F0" w:rsidRDefault="00C81190">
                <w:pPr>
                  <w:widowControl/>
                  <w:spacing w:line="360" w:lineRule="auto"/>
                  <w:jc w:val="center"/>
                  <w:rPr>
                    <w:rFonts w:ascii="宋体" w:eastAsia="宋体" w:hAnsi="宋体" w:cs="宋体"/>
                    <w:bCs w:val="0"/>
                    <w:sz w:val="22"/>
                  </w:rPr>
                </w:pPr>
                <w:r>
                  <w:rPr>
                    <w:rFonts w:ascii="宋体" w:eastAsia="宋体" w:hAnsi="宋体" w:cs="宋体" w:hint="eastAsia"/>
                    <w:bCs w:val="0"/>
                    <w:sz w:val="22"/>
                  </w:rPr>
                  <w:t>白细胞计数（WBC）</w:t>
                </w:r>
              </w:p>
            </w:tc>
            <w:tc>
              <w:tcPr>
                <w:tcW w:w="2725" w:type="dxa"/>
                <w:gridSpan w:val="2"/>
                <w:tcBorders>
                  <w:tl2br w:val="nil"/>
                  <w:tr2bl w:val="nil"/>
                </w:tcBorders>
                <w:shd w:val="clear" w:color="auto" w:fill="FFFFFF" w:themeFill="background1"/>
                <w:vAlign w:val="center"/>
              </w:tcPr>
              <w:p w14:paraId="705BA922" w14:textId="31B795A8" w:rsidR="002150F0" w:rsidRPr="00602B82" w:rsidRDefault="00602B8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10" w:author="余 蓓" w:date="2021-02-07T12:09:00Z">
                      <w:rPr>
                        <w:rFonts w:ascii="宋体" w:eastAsia="宋体" w:hAnsi="宋体" w:cs="宋体"/>
                        <w:sz w:val="22"/>
                        <w:highlight w:val="yellow"/>
                      </w:rPr>
                    </w:rPrChange>
                  </w:rPr>
                </w:pPr>
                <w:ins w:id="11" w:author="余 蓓" w:date="2021-02-07T12:08:00Z">
                  <w:r w:rsidRPr="00602B82">
                    <w:rPr>
                      <w:rFonts w:ascii="宋体" w:eastAsia="宋体" w:hAnsi="宋体" w:cs="宋体"/>
                      <w:b/>
                      <w:sz w:val="22"/>
                      <w:rPrChange w:id="12" w:author="余 蓓" w:date="2021-02-07T12:09:00Z">
                        <w:rPr/>
                      </w:rPrChange>
                    </w:rPr>
                    <w:t>{{</w:t>
                  </w:r>
                  <w:proofErr w:type="spellStart"/>
                  <w:r w:rsidRPr="00602B82">
                    <w:rPr>
                      <w:rFonts w:ascii="宋体" w:eastAsia="宋体" w:hAnsi="宋体" w:cs="宋体"/>
                      <w:b/>
                      <w:sz w:val="22"/>
                      <w:rPrChange w:id="13" w:author="余 蓓" w:date="2021-02-07T12:09:00Z">
                        <w:rPr/>
                      </w:rPrChange>
                    </w:rPr>
                    <w:t>wbc</w:t>
                  </w:r>
                  <w:proofErr w:type="spellEnd"/>
                  <w:r w:rsidRPr="00602B82">
                    <w:rPr>
                      <w:rFonts w:ascii="宋体" w:eastAsia="宋体" w:hAnsi="宋体" w:cs="宋体"/>
                      <w:b/>
                      <w:sz w:val="22"/>
                      <w:rPrChange w:id="14" w:author="余 蓓" w:date="2021-02-07T12:09:00Z">
                        <w:rPr/>
                      </w:rPrChange>
                    </w:rPr>
                    <w:t>}}</w:t>
                  </w:r>
                </w:ins>
                <w:del w:id="15" w:author="余 蓓" w:date="2021-02-07T12:08:00Z">
                  <w:r w:rsidR="00C81190" w:rsidDel="00602B82">
                    <w:rPr>
                      <w:rFonts w:ascii="宋体" w:eastAsia="宋体" w:hAnsi="宋体" w:cs="宋体"/>
                      <w:b/>
                      <w:sz w:val="22"/>
                    </w:rPr>
                    <w:delText>-</w:delText>
                  </w:r>
                </w:del>
              </w:p>
            </w:tc>
            <w:tc>
              <w:tcPr>
                <w:tcW w:w="2315" w:type="dxa"/>
                <w:tcBorders>
                  <w:tl2br w:val="nil"/>
                  <w:tr2bl w:val="nil"/>
                </w:tcBorders>
                <w:shd w:val="clear" w:color="auto" w:fill="FFFFFF" w:themeFill="background1"/>
                <w:vAlign w:val="center"/>
              </w:tcPr>
              <w:p w14:paraId="07747B89" w14:textId="77777777" w:rsidR="002150F0"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rPr>
                </w:pPr>
                <w:r>
                  <w:rPr>
                    <w:rFonts w:ascii="宋体" w:eastAsia="宋体" w:hAnsi="宋体" w:cs="宋体" w:hint="eastAsia"/>
                    <w:b/>
                    <w:sz w:val="22"/>
                  </w:rPr>
                  <w:t>中性粒细胞比例</w:t>
                </w:r>
              </w:p>
            </w:tc>
            <w:tc>
              <w:tcPr>
                <w:tcW w:w="2612" w:type="dxa"/>
                <w:tcBorders>
                  <w:tl2br w:val="nil"/>
                  <w:tr2bl w:val="nil"/>
                </w:tcBorders>
                <w:shd w:val="clear" w:color="auto" w:fill="FFFFFF" w:themeFill="background1"/>
                <w:vAlign w:val="center"/>
              </w:tcPr>
              <w:p w14:paraId="1AB3E5C1" w14:textId="77777777" w:rsidR="002150F0" w:rsidRPr="00602B82"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16" w:author="余 蓓" w:date="2021-02-07T12:09:00Z">
                      <w:rPr>
                        <w:rFonts w:ascii="宋体" w:eastAsia="宋体" w:hAnsi="宋体" w:cs="宋体"/>
                        <w:sz w:val="22"/>
                        <w:highlight w:val="yellow"/>
                      </w:rPr>
                    </w:rPrChange>
                  </w:rPr>
                </w:pPr>
                <w:r>
                  <w:rPr>
                    <w:rFonts w:ascii="宋体" w:eastAsia="宋体" w:hAnsi="宋体" w:cs="宋体"/>
                    <w:b/>
                    <w:sz w:val="22"/>
                  </w:rPr>
                  <w:t>-</w:t>
                </w:r>
              </w:p>
            </w:tc>
          </w:tr>
          <w:tr w:rsidR="002150F0" w14:paraId="42070B90" w14:textId="77777777" w:rsidTr="002150F0">
            <w:trPr>
              <w:trHeight w:val="782"/>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488829E6" w14:textId="77777777" w:rsidR="002150F0" w:rsidRDefault="00C81190">
                <w:pPr>
                  <w:widowControl/>
                  <w:spacing w:line="360" w:lineRule="auto"/>
                  <w:jc w:val="center"/>
                  <w:rPr>
                    <w:rFonts w:ascii="宋体" w:eastAsia="宋体" w:hAnsi="宋体" w:cs="宋体"/>
                    <w:bCs w:val="0"/>
                    <w:sz w:val="22"/>
                  </w:rPr>
                </w:pPr>
                <w:r>
                  <w:rPr>
                    <w:rFonts w:ascii="宋体" w:eastAsia="宋体" w:hAnsi="宋体" w:cs="宋体" w:hint="eastAsia"/>
                    <w:bCs w:val="0"/>
                    <w:sz w:val="22"/>
                  </w:rPr>
                  <w:t>淋巴细胞比例</w:t>
                </w:r>
              </w:p>
            </w:tc>
            <w:tc>
              <w:tcPr>
                <w:tcW w:w="2725" w:type="dxa"/>
                <w:gridSpan w:val="2"/>
                <w:tcBorders>
                  <w:tl2br w:val="nil"/>
                  <w:tr2bl w:val="nil"/>
                </w:tcBorders>
                <w:shd w:val="clear" w:color="auto" w:fill="FFFFFF" w:themeFill="background1"/>
                <w:vAlign w:val="center"/>
              </w:tcPr>
              <w:p w14:paraId="2ABC3AAB" w14:textId="49CDECBF" w:rsidR="002150F0" w:rsidRPr="00602B82" w:rsidRDefault="00602B8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17" w:author="余 蓓" w:date="2021-02-07T12:09:00Z">
                      <w:rPr>
                        <w:rFonts w:ascii="宋体" w:eastAsia="宋体" w:hAnsi="宋体" w:cs="宋体"/>
                        <w:sz w:val="22"/>
                        <w:highlight w:val="yellow"/>
                      </w:rPr>
                    </w:rPrChange>
                  </w:rPr>
                </w:pPr>
                <w:ins w:id="18" w:author="余 蓓" w:date="2021-02-07T12:09:00Z">
                  <w:r w:rsidRPr="00602B82">
                    <w:rPr>
                      <w:rFonts w:ascii="宋体" w:eastAsia="宋体" w:hAnsi="宋体" w:cs="宋体"/>
                      <w:b/>
                      <w:sz w:val="22"/>
                    </w:rPr>
                    <w:t>{{</w:t>
                  </w:r>
                  <w:proofErr w:type="spellStart"/>
                  <w:r w:rsidRPr="00602B82">
                    <w:rPr>
                      <w:rFonts w:ascii="宋体" w:eastAsia="宋体" w:hAnsi="宋体" w:cs="宋体"/>
                      <w:b/>
                      <w:sz w:val="22"/>
                    </w:rPr>
                    <w:t>lym</w:t>
                  </w:r>
                  <w:proofErr w:type="spellEnd"/>
                  <w:r w:rsidRPr="00602B82">
                    <w:rPr>
                      <w:rFonts w:ascii="宋体" w:eastAsia="宋体" w:hAnsi="宋体" w:cs="宋体"/>
                      <w:b/>
                      <w:sz w:val="22"/>
                    </w:rPr>
                    <w:t>}}</w:t>
                  </w:r>
                </w:ins>
                <w:del w:id="19" w:author="余 蓓" w:date="2021-02-07T12:09:00Z">
                  <w:r w:rsidR="00C81190" w:rsidDel="00602B82">
                    <w:rPr>
                      <w:rFonts w:ascii="宋体" w:eastAsia="宋体" w:hAnsi="宋体" w:cs="宋体"/>
                      <w:b/>
                      <w:sz w:val="22"/>
                    </w:rPr>
                    <w:delText>-</w:delText>
                  </w:r>
                </w:del>
              </w:p>
            </w:tc>
            <w:tc>
              <w:tcPr>
                <w:tcW w:w="2315" w:type="dxa"/>
                <w:tcBorders>
                  <w:tl2br w:val="nil"/>
                  <w:tr2bl w:val="nil"/>
                </w:tcBorders>
                <w:shd w:val="clear" w:color="auto" w:fill="FFFFFF" w:themeFill="background1"/>
                <w:vAlign w:val="center"/>
              </w:tcPr>
              <w:p w14:paraId="122381FF" w14:textId="77777777" w:rsidR="002150F0"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rPr>
                </w:pPr>
                <w:r>
                  <w:rPr>
                    <w:rFonts w:ascii="宋体" w:eastAsia="宋体" w:hAnsi="宋体" w:cs="宋体" w:hint="eastAsia"/>
                    <w:b/>
                    <w:bCs/>
                    <w:sz w:val="22"/>
                  </w:rPr>
                  <w:t>超敏C反应蛋白（CRP）</w:t>
                </w:r>
              </w:p>
            </w:tc>
            <w:tc>
              <w:tcPr>
                <w:tcW w:w="2612" w:type="dxa"/>
                <w:tcBorders>
                  <w:tl2br w:val="nil"/>
                  <w:tr2bl w:val="nil"/>
                </w:tcBorders>
                <w:shd w:val="clear" w:color="auto" w:fill="FFFFFF" w:themeFill="background1"/>
                <w:vAlign w:val="center"/>
              </w:tcPr>
              <w:p w14:paraId="773EDF3C" w14:textId="3EC41796" w:rsidR="002150F0" w:rsidRPr="00602B82" w:rsidRDefault="00602B8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20" w:author="余 蓓" w:date="2021-02-07T12:09:00Z">
                      <w:rPr>
                        <w:rFonts w:ascii="宋体" w:eastAsia="宋体" w:hAnsi="宋体" w:cs="宋体"/>
                        <w:sz w:val="22"/>
                        <w:highlight w:val="yellow"/>
                      </w:rPr>
                    </w:rPrChange>
                  </w:rPr>
                </w:pPr>
                <w:ins w:id="21" w:author="余 蓓" w:date="2021-02-07T12:09:00Z">
                  <w:r w:rsidRPr="00602B82">
                    <w:rPr>
                      <w:rFonts w:ascii="宋体" w:eastAsia="宋体" w:hAnsi="宋体" w:cs="宋体"/>
                      <w:b/>
                      <w:sz w:val="22"/>
                    </w:rPr>
                    <w:t>{{</w:t>
                  </w:r>
                  <w:proofErr w:type="spellStart"/>
                  <w:r w:rsidRPr="00602B82">
                    <w:rPr>
                      <w:rFonts w:ascii="宋体" w:eastAsia="宋体" w:hAnsi="宋体" w:cs="宋体"/>
                      <w:b/>
                      <w:sz w:val="22"/>
                    </w:rPr>
                    <w:t>crp</w:t>
                  </w:r>
                  <w:proofErr w:type="spellEnd"/>
                  <w:r w:rsidRPr="00602B82">
                    <w:rPr>
                      <w:rFonts w:ascii="宋体" w:eastAsia="宋体" w:hAnsi="宋体" w:cs="宋体"/>
                      <w:b/>
                      <w:sz w:val="22"/>
                    </w:rPr>
                    <w:t>}}</w:t>
                  </w:r>
                </w:ins>
                <w:del w:id="22" w:author="余 蓓" w:date="2021-02-07T12:09:00Z">
                  <w:r w:rsidR="00C81190" w:rsidDel="00602B82">
                    <w:rPr>
                      <w:rFonts w:ascii="宋体" w:eastAsia="宋体" w:hAnsi="宋体" w:cs="宋体"/>
                      <w:b/>
                      <w:sz w:val="22"/>
                    </w:rPr>
                    <w:delText>-</w:delText>
                  </w:r>
                </w:del>
              </w:p>
            </w:tc>
          </w:tr>
          <w:tr w:rsidR="002150F0" w14:paraId="30E6BBD0" w14:textId="77777777" w:rsidTr="002150F0">
            <w:trPr>
              <w:trHeight w:val="757"/>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23537C70" w14:textId="77777777" w:rsidR="002150F0" w:rsidRDefault="00C81190">
                <w:pPr>
                  <w:widowControl/>
                  <w:spacing w:line="360" w:lineRule="auto"/>
                  <w:jc w:val="center"/>
                  <w:rPr>
                    <w:rFonts w:ascii="宋体" w:eastAsia="宋体" w:hAnsi="宋体" w:cs="宋体"/>
                    <w:bCs w:val="0"/>
                    <w:sz w:val="22"/>
                  </w:rPr>
                </w:pPr>
                <w:r>
                  <w:rPr>
                    <w:rFonts w:ascii="宋体" w:eastAsia="宋体" w:hAnsi="宋体" w:cs="宋体" w:hint="eastAsia"/>
                    <w:bCs w:val="0"/>
                    <w:sz w:val="22"/>
                  </w:rPr>
                  <w:t>降钙素原（PCT）</w:t>
                </w:r>
              </w:p>
            </w:tc>
            <w:tc>
              <w:tcPr>
                <w:tcW w:w="2725" w:type="dxa"/>
                <w:gridSpan w:val="2"/>
                <w:tcBorders>
                  <w:tl2br w:val="nil"/>
                  <w:tr2bl w:val="nil"/>
                </w:tcBorders>
                <w:shd w:val="clear" w:color="auto" w:fill="FFFFFF" w:themeFill="background1"/>
                <w:vAlign w:val="center"/>
              </w:tcPr>
              <w:p w14:paraId="54D9A875" w14:textId="57514EC4" w:rsidR="002150F0" w:rsidRPr="00602B82" w:rsidRDefault="00602B8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23" w:author="余 蓓" w:date="2021-02-07T12:09:00Z">
                      <w:rPr>
                        <w:rFonts w:ascii="宋体" w:eastAsia="宋体" w:hAnsi="宋体" w:cs="宋体"/>
                        <w:sz w:val="22"/>
                        <w:highlight w:val="yellow"/>
                      </w:rPr>
                    </w:rPrChange>
                  </w:rPr>
                </w:pPr>
                <w:ins w:id="24" w:author="余 蓓" w:date="2021-02-07T12:09:00Z">
                  <w:r w:rsidRPr="00602B82">
                    <w:rPr>
                      <w:rFonts w:ascii="宋体" w:eastAsia="宋体" w:hAnsi="宋体" w:cs="宋体"/>
                      <w:b/>
                      <w:sz w:val="22"/>
                    </w:rPr>
                    <w:t>{{pct}}</w:t>
                  </w:r>
                </w:ins>
                <w:del w:id="25" w:author="余 蓓" w:date="2021-02-07T12:09:00Z">
                  <w:r w:rsidR="00C81190" w:rsidDel="00602B82">
                    <w:rPr>
                      <w:rFonts w:ascii="宋体" w:eastAsia="宋体" w:hAnsi="宋体" w:cs="宋体"/>
                      <w:b/>
                      <w:sz w:val="22"/>
                    </w:rPr>
                    <w:delText>-</w:delText>
                  </w:r>
                </w:del>
              </w:p>
            </w:tc>
            <w:tc>
              <w:tcPr>
                <w:tcW w:w="2315" w:type="dxa"/>
                <w:tcBorders>
                  <w:tl2br w:val="nil"/>
                  <w:tr2bl w:val="nil"/>
                </w:tcBorders>
                <w:shd w:val="clear" w:color="auto" w:fill="FFFFFF" w:themeFill="background1"/>
                <w:vAlign w:val="center"/>
              </w:tcPr>
              <w:p w14:paraId="3D206D31" w14:textId="77777777" w:rsidR="002150F0"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rPr>
                </w:pPr>
                <w:r>
                  <w:rPr>
                    <w:rFonts w:ascii="宋体" w:eastAsia="宋体" w:hAnsi="宋体" w:cs="宋体" w:hint="eastAsia"/>
                    <w:b/>
                    <w:bCs/>
                    <w:sz w:val="22"/>
                  </w:rPr>
                  <w:t>培养结果</w:t>
                </w:r>
              </w:p>
            </w:tc>
            <w:tc>
              <w:tcPr>
                <w:tcW w:w="2612" w:type="dxa"/>
                <w:tcBorders>
                  <w:tl2br w:val="nil"/>
                  <w:tr2bl w:val="nil"/>
                </w:tcBorders>
                <w:shd w:val="clear" w:color="auto" w:fill="FFFFFF" w:themeFill="background1"/>
                <w:vAlign w:val="center"/>
              </w:tcPr>
              <w:p w14:paraId="2009BEBA" w14:textId="77777777" w:rsidR="002150F0" w:rsidRPr="00602B82"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26" w:author="余 蓓" w:date="2021-02-07T12:09:00Z">
                      <w:rPr>
                        <w:rFonts w:ascii="宋体" w:eastAsia="宋体" w:hAnsi="宋体" w:cs="宋体"/>
                        <w:sz w:val="22"/>
                        <w:highlight w:val="yellow"/>
                      </w:rPr>
                    </w:rPrChange>
                  </w:rPr>
                </w:pPr>
                <w:r>
                  <w:rPr>
                    <w:rFonts w:ascii="宋体" w:eastAsia="宋体" w:hAnsi="宋体" w:cs="宋体"/>
                    <w:b/>
                    <w:sz w:val="22"/>
                  </w:rPr>
                  <w:t>-</w:t>
                </w:r>
              </w:p>
            </w:tc>
          </w:tr>
          <w:tr w:rsidR="002150F0" w14:paraId="2174F6EC" w14:textId="77777777" w:rsidTr="002150F0">
            <w:trPr>
              <w:trHeight w:val="752"/>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1EBFF707" w14:textId="77777777" w:rsidR="002150F0" w:rsidRDefault="00C81190">
                <w:pPr>
                  <w:widowControl/>
                  <w:spacing w:line="360" w:lineRule="auto"/>
                  <w:jc w:val="center"/>
                  <w:rPr>
                    <w:rFonts w:ascii="宋体" w:eastAsia="宋体" w:hAnsi="宋体" w:cs="宋体"/>
                    <w:bCs w:val="0"/>
                    <w:sz w:val="22"/>
                  </w:rPr>
                </w:pPr>
                <w:r>
                  <w:rPr>
                    <w:rFonts w:ascii="宋体" w:eastAsia="宋体" w:hAnsi="宋体" w:cs="宋体" w:hint="eastAsia"/>
                    <w:bCs w:val="0"/>
                    <w:sz w:val="22"/>
                  </w:rPr>
                  <w:t>临床诊断</w:t>
                </w:r>
              </w:p>
            </w:tc>
            <w:tc>
              <w:tcPr>
                <w:tcW w:w="7652" w:type="dxa"/>
                <w:gridSpan w:val="4"/>
                <w:tcBorders>
                  <w:tl2br w:val="nil"/>
                  <w:tr2bl w:val="nil"/>
                </w:tcBorders>
                <w:shd w:val="clear" w:color="auto" w:fill="FFFFFF" w:themeFill="background1"/>
                <w:vAlign w:val="center"/>
              </w:tcPr>
              <w:p w14:paraId="45748090" w14:textId="77777777" w:rsidR="002150F0"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highlight w:val="yellow"/>
                  </w:rPr>
                </w:pPr>
                <w:r>
                  <w:rPr>
                    <w:rFonts w:ascii="宋体" w:eastAsia="宋体" w:hAnsi="宋体" w:cs="宋体"/>
                    <w:b/>
                    <w:sz w:val="22"/>
                  </w:rPr>
                  <w:t>-</w:t>
                </w:r>
              </w:p>
            </w:tc>
          </w:tr>
          <w:tr w:rsidR="002150F0" w14:paraId="778A0215" w14:textId="77777777" w:rsidTr="002150F0">
            <w:trPr>
              <w:trHeight w:val="867"/>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1F3170B6" w14:textId="77777777" w:rsidR="002150F0" w:rsidRDefault="00C81190">
                <w:pPr>
                  <w:widowControl/>
                  <w:spacing w:line="360" w:lineRule="auto"/>
                  <w:jc w:val="center"/>
                  <w:rPr>
                    <w:rFonts w:ascii="宋体" w:eastAsia="宋体" w:hAnsi="宋体" w:cs="宋体"/>
                    <w:bCs w:val="0"/>
                    <w:sz w:val="22"/>
                  </w:rPr>
                </w:pPr>
                <w:r>
                  <w:rPr>
                    <w:rFonts w:ascii="宋体" w:eastAsia="宋体" w:hAnsi="宋体" w:cs="宋体" w:hint="eastAsia"/>
                    <w:bCs w:val="0"/>
                    <w:sz w:val="22"/>
                  </w:rPr>
                  <w:t>临床症状</w:t>
                </w:r>
              </w:p>
            </w:tc>
            <w:tc>
              <w:tcPr>
                <w:tcW w:w="7652" w:type="dxa"/>
                <w:gridSpan w:val="4"/>
                <w:tcBorders>
                  <w:tl2br w:val="nil"/>
                  <w:tr2bl w:val="nil"/>
                </w:tcBorders>
                <w:shd w:val="clear" w:color="auto" w:fill="FFFFFF" w:themeFill="background1"/>
                <w:vAlign w:val="center"/>
              </w:tcPr>
              <w:p w14:paraId="46BDB9B4" w14:textId="6978D095" w:rsidR="002150F0" w:rsidRDefault="00602B8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highlight w:val="yellow"/>
                  </w:rPr>
                </w:pPr>
                <w:ins w:id="27" w:author="余 蓓" w:date="2021-02-07T12:10:00Z">
                  <w:r w:rsidRPr="00602B82">
                    <w:rPr>
                      <w:rFonts w:ascii="宋体" w:eastAsia="宋体" w:hAnsi="宋体" w:cs="宋体"/>
                      <w:b/>
                      <w:sz w:val="22"/>
                    </w:rPr>
                    <w:t>{{</w:t>
                  </w:r>
                  <w:proofErr w:type="spellStart"/>
                  <w:r w:rsidRPr="00602B82">
                    <w:rPr>
                      <w:rFonts w:ascii="宋体" w:eastAsia="宋体" w:hAnsi="宋体" w:cs="宋体"/>
                      <w:b/>
                      <w:sz w:val="22"/>
                    </w:rPr>
                    <w:t>chief_complaint</w:t>
                  </w:r>
                  <w:proofErr w:type="spellEnd"/>
                  <w:r w:rsidRPr="00602B82">
                    <w:rPr>
                      <w:rFonts w:ascii="宋体" w:eastAsia="宋体" w:hAnsi="宋体" w:cs="宋体"/>
                      <w:b/>
                      <w:sz w:val="22"/>
                    </w:rPr>
                    <w:t>}}</w:t>
                  </w:r>
                </w:ins>
                <w:del w:id="28" w:author="余 蓓" w:date="2021-02-07T12:10:00Z">
                  <w:r w:rsidR="00C81190" w:rsidDel="00602B82">
                    <w:rPr>
                      <w:rFonts w:ascii="宋体" w:eastAsia="宋体" w:hAnsi="宋体" w:cs="宋体"/>
                      <w:b/>
                      <w:sz w:val="22"/>
                    </w:rPr>
                    <w:delText>-</w:delText>
                  </w:r>
                </w:del>
              </w:p>
            </w:tc>
          </w:tr>
          <w:tr w:rsidR="002150F0" w14:paraId="007CCC21" w14:textId="77777777" w:rsidTr="002150F0">
            <w:trPr>
              <w:trHeight w:val="872"/>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047EDBB7" w14:textId="77777777" w:rsidR="002150F0" w:rsidRDefault="00C81190">
                <w:pPr>
                  <w:widowControl/>
                  <w:spacing w:line="360" w:lineRule="auto"/>
                  <w:jc w:val="center"/>
                  <w:rPr>
                    <w:rFonts w:ascii="宋体" w:eastAsia="宋体" w:hAnsi="宋体" w:cs="宋体"/>
                    <w:bCs w:val="0"/>
                    <w:sz w:val="22"/>
                  </w:rPr>
                </w:pPr>
                <w:r>
                  <w:rPr>
                    <w:rFonts w:ascii="宋体" w:eastAsia="宋体" w:hAnsi="宋体" w:cs="宋体" w:hint="eastAsia"/>
                    <w:bCs w:val="0"/>
                    <w:sz w:val="22"/>
                  </w:rPr>
                  <w:t>临床用药</w:t>
                </w:r>
              </w:p>
            </w:tc>
            <w:tc>
              <w:tcPr>
                <w:tcW w:w="7652" w:type="dxa"/>
                <w:gridSpan w:val="4"/>
                <w:tcBorders>
                  <w:tl2br w:val="nil"/>
                  <w:tr2bl w:val="nil"/>
                </w:tcBorders>
                <w:shd w:val="clear" w:color="auto" w:fill="FFFFFF" w:themeFill="background1"/>
                <w:vAlign w:val="center"/>
              </w:tcPr>
              <w:p w14:paraId="11BFA72B" w14:textId="20856454" w:rsidR="002150F0" w:rsidRDefault="00602B8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highlight w:val="yellow"/>
                  </w:rPr>
                </w:pPr>
                <w:ins w:id="29" w:author="余 蓓" w:date="2021-02-07T12:10:00Z">
                  <w:r w:rsidRPr="00602B82">
                    <w:rPr>
                      <w:rFonts w:ascii="宋体" w:eastAsia="宋体" w:hAnsi="宋体" w:cs="宋体"/>
                      <w:b/>
                      <w:sz w:val="22"/>
                    </w:rPr>
                    <w:t>{{</w:t>
                  </w:r>
                  <w:proofErr w:type="spellStart"/>
                  <w:r w:rsidRPr="00602B82">
                    <w:rPr>
                      <w:rFonts w:ascii="宋体" w:eastAsia="宋体" w:hAnsi="宋体" w:cs="宋体"/>
                      <w:b/>
                      <w:sz w:val="22"/>
                    </w:rPr>
                    <w:t>drug_list</w:t>
                  </w:r>
                  <w:proofErr w:type="spellEnd"/>
                  <w:r w:rsidRPr="00602B82">
                    <w:rPr>
                      <w:rFonts w:ascii="宋体" w:eastAsia="宋体" w:hAnsi="宋体" w:cs="宋体"/>
                      <w:b/>
                      <w:sz w:val="22"/>
                    </w:rPr>
                    <w:t>}}</w:t>
                  </w:r>
                </w:ins>
                <w:del w:id="30" w:author="余 蓓" w:date="2021-02-07T12:10:00Z">
                  <w:r w:rsidR="00C81190" w:rsidDel="00602B82">
                    <w:rPr>
                      <w:rFonts w:ascii="宋体" w:eastAsia="宋体" w:hAnsi="宋体" w:cs="宋体"/>
                      <w:b/>
                      <w:sz w:val="22"/>
                    </w:rPr>
                    <w:delText>-</w:delText>
                  </w:r>
                </w:del>
              </w:p>
            </w:tc>
          </w:tr>
          <w:tr w:rsidR="002150F0" w14:paraId="4889794C" w14:textId="77777777" w:rsidTr="002150F0">
            <w:trPr>
              <w:trHeight w:val="997"/>
            </w:trPr>
            <w:tc>
              <w:tcPr>
                <w:cnfStyle w:val="001000000000" w:firstRow="0" w:lastRow="0" w:firstColumn="1" w:lastColumn="0" w:oddVBand="0" w:evenVBand="0" w:oddHBand="0" w:evenHBand="0" w:firstRowFirstColumn="0" w:firstRowLastColumn="0" w:lastRowFirstColumn="0" w:lastRowLastColumn="0"/>
                <w:tcW w:w="9750" w:type="dxa"/>
                <w:gridSpan w:val="5"/>
                <w:tcBorders>
                  <w:tl2br w:val="nil"/>
                  <w:tr2bl w:val="nil"/>
                </w:tcBorders>
                <w:shd w:val="clear" w:color="auto" w:fill="FDEADA" w:themeFill="accent6" w:themeFillTint="32"/>
                <w:vAlign w:val="center"/>
              </w:tcPr>
              <w:p w14:paraId="4EAFC79C" w14:textId="77777777" w:rsidR="002150F0" w:rsidRDefault="00C81190">
                <w:pPr>
                  <w:widowControl/>
                  <w:spacing w:line="360" w:lineRule="auto"/>
                  <w:jc w:val="center"/>
                  <w:rPr>
                    <w:rFonts w:ascii="宋体" w:eastAsia="宋体" w:hAnsi="宋体" w:cs="宋体"/>
                    <w:b w:val="0"/>
                    <w:bCs w:val="0"/>
                  </w:rPr>
                </w:pPr>
                <w:r>
                  <w:rPr>
                    <w:rFonts w:ascii="宋体" w:eastAsia="宋体" w:hAnsi="宋体" w:cs="宋体" w:hint="eastAsia"/>
                    <w:color w:val="E36C0A" w:themeColor="accent6" w:themeShade="BF"/>
                    <w:sz w:val="28"/>
                    <w:szCs w:val="28"/>
                  </w:rPr>
                  <w:t>样本及送检信息</w:t>
                </w:r>
              </w:p>
            </w:tc>
          </w:tr>
          <w:tr w:rsidR="002150F0" w14:paraId="61C6E0FD" w14:textId="77777777" w:rsidTr="002150F0">
            <w:trPr>
              <w:trHeight w:val="897"/>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5CFF44CE" w14:textId="77777777" w:rsidR="002150F0" w:rsidRDefault="00C81190">
                <w:pPr>
                  <w:widowControl/>
                  <w:spacing w:line="360" w:lineRule="auto"/>
                  <w:jc w:val="center"/>
                  <w:rPr>
                    <w:rFonts w:ascii="宋体" w:eastAsia="宋体" w:hAnsi="宋体" w:cs="宋体"/>
                    <w:bCs w:val="0"/>
                    <w:sz w:val="22"/>
                  </w:rPr>
                </w:pPr>
                <w:r>
                  <w:rPr>
                    <w:rFonts w:ascii="宋体" w:eastAsia="宋体" w:hAnsi="宋体" w:cs="宋体" w:hint="eastAsia"/>
                    <w:bCs w:val="0"/>
                    <w:sz w:val="22"/>
                  </w:rPr>
                  <w:t>样本编号</w:t>
                </w:r>
              </w:p>
            </w:tc>
            <w:tc>
              <w:tcPr>
                <w:tcW w:w="2725" w:type="dxa"/>
                <w:gridSpan w:val="2"/>
                <w:tcBorders>
                  <w:tl2br w:val="nil"/>
                  <w:tr2bl w:val="nil"/>
                </w:tcBorders>
                <w:shd w:val="clear" w:color="auto" w:fill="FFFFFF" w:themeFill="background1"/>
                <w:vAlign w:val="center"/>
              </w:tcPr>
              <w:p w14:paraId="47FF77C4" w14:textId="206D3EFB" w:rsidR="002150F0" w:rsidRDefault="00602B8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highlight w:val="yellow"/>
                  </w:rPr>
                </w:pPr>
                <w:ins w:id="31" w:author="余 蓓" w:date="2021-02-07T12:10:00Z">
                  <w:r w:rsidRPr="00602B82">
                    <w:rPr>
                      <w:rFonts w:ascii="宋体" w:eastAsia="宋体" w:hAnsi="宋体" w:cs="宋体"/>
                      <w:b/>
                      <w:sz w:val="22"/>
                    </w:rPr>
                    <w:t>{{</w:t>
                  </w:r>
                  <w:proofErr w:type="spellStart"/>
                  <w:r w:rsidRPr="00602B82">
                    <w:rPr>
                      <w:rFonts w:ascii="宋体" w:eastAsia="宋体" w:hAnsi="宋体" w:cs="宋体"/>
                      <w:b/>
                      <w:sz w:val="22"/>
                    </w:rPr>
                    <w:t>report_id</w:t>
                  </w:r>
                  <w:proofErr w:type="spellEnd"/>
                  <w:r w:rsidRPr="00602B82">
                    <w:rPr>
                      <w:rFonts w:ascii="宋体" w:eastAsia="宋体" w:hAnsi="宋体" w:cs="宋体"/>
                      <w:b/>
                      <w:sz w:val="22"/>
                    </w:rPr>
                    <w:t>}}</w:t>
                  </w:r>
                </w:ins>
                <w:del w:id="32" w:author="余 蓓" w:date="2021-02-07T12:10:00Z">
                  <w:r w:rsidR="00C81190" w:rsidDel="00602B82">
                    <w:rPr>
                      <w:rFonts w:ascii="宋体" w:eastAsia="宋体" w:hAnsi="宋体" w:cs="宋体"/>
                      <w:b/>
                      <w:sz w:val="22"/>
                    </w:rPr>
                    <w:delText>-</w:delText>
                  </w:r>
                </w:del>
              </w:p>
            </w:tc>
            <w:tc>
              <w:tcPr>
                <w:tcW w:w="2315" w:type="dxa"/>
                <w:tcBorders>
                  <w:tl2br w:val="nil"/>
                  <w:tr2bl w:val="nil"/>
                </w:tcBorders>
                <w:shd w:val="clear" w:color="auto" w:fill="FFFFFF" w:themeFill="background1"/>
                <w:vAlign w:val="center"/>
              </w:tcPr>
              <w:p w14:paraId="2EA26761" w14:textId="77777777" w:rsidR="002150F0"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sz w:val="22"/>
                  </w:rPr>
                </w:pPr>
                <w:r>
                  <w:rPr>
                    <w:rFonts w:ascii="宋体" w:eastAsia="宋体" w:hAnsi="宋体" w:cs="宋体" w:hint="eastAsia"/>
                    <w:b/>
                    <w:bCs/>
                    <w:sz w:val="22"/>
                  </w:rPr>
                  <w:t>送检单位</w:t>
                </w:r>
              </w:p>
            </w:tc>
            <w:tc>
              <w:tcPr>
                <w:tcW w:w="2612" w:type="dxa"/>
                <w:tcBorders>
                  <w:tl2br w:val="nil"/>
                  <w:tr2bl w:val="nil"/>
                </w:tcBorders>
                <w:shd w:val="clear" w:color="auto" w:fill="FFFFFF" w:themeFill="background1"/>
                <w:vAlign w:val="center"/>
              </w:tcPr>
              <w:p w14:paraId="2764D187" w14:textId="20731A36" w:rsidR="002150F0" w:rsidRPr="00AE7BD0"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33" w:author="余 蓓" w:date="2021-02-07T12:14:00Z">
                      <w:rPr>
                        <w:rFonts w:ascii="宋体" w:eastAsia="宋体" w:hAnsi="宋体" w:cs="宋体"/>
                        <w:sz w:val="22"/>
                        <w:highlight w:val="yellow"/>
                      </w:rPr>
                    </w:rPrChange>
                  </w:rPr>
                </w:pPr>
                <w:del w:id="34" w:author="余 蓓" w:date="2021-02-07T12:10:00Z">
                  <w:r w:rsidDel="00602B82">
                    <w:rPr>
                      <w:rFonts w:ascii="宋体" w:eastAsia="宋体" w:hAnsi="宋体" w:cs="宋体"/>
                      <w:b/>
                      <w:sz w:val="22"/>
                    </w:rPr>
                    <w:delText>-</w:delText>
                  </w:r>
                </w:del>
                <w:ins w:id="35" w:author="余 蓓" w:date="2021-02-07T12:10:00Z">
                  <w:r w:rsidR="00602B82" w:rsidRPr="00AE7BD0">
                    <w:rPr>
                      <w:rFonts w:ascii="宋体" w:eastAsia="宋体" w:hAnsi="宋体" w:cs="宋体"/>
                      <w:b/>
                      <w:sz w:val="22"/>
                      <w:rPrChange w:id="36" w:author="余 蓓" w:date="2021-02-07T12:14:00Z">
                        <w:rPr/>
                      </w:rPrChange>
                    </w:rPr>
                    <w:t>{{</w:t>
                  </w:r>
                  <w:proofErr w:type="spellStart"/>
                  <w:r w:rsidR="00602B82" w:rsidRPr="00AE7BD0">
                    <w:rPr>
                      <w:rFonts w:ascii="宋体" w:eastAsia="宋体" w:hAnsi="宋体" w:cs="宋体"/>
                      <w:b/>
                      <w:sz w:val="22"/>
                      <w:rPrChange w:id="37" w:author="余 蓓" w:date="2021-02-07T12:14:00Z">
                        <w:rPr/>
                      </w:rPrChange>
                    </w:rPr>
                    <w:t>hospital_id</w:t>
                  </w:r>
                  <w:proofErr w:type="spellEnd"/>
                  <w:r w:rsidR="00602B82" w:rsidRPr="00AE7BD0">
                    <w:rPr>
                      <w:rFonts w:ascii="宋体" w:eastAsia="宋体" w:hAnsi="宋体" w:cs="宋体"/>
                      <w:b/>
                      <w:sz w:val="22"/>
                      <w:rPrChange w:id="38" w:author="余 蓓" w:date="2021-02-07T12:14:00Z">
                        <w:rPr/>
                      </w:rPrChange>
                    </w:rPr>
                    <w:t>}}</w:t>
                  </w:r>
                </w:ins>
              </w:p>
            </w:tc>
          </w:tr>
          <w:tr w:rsidR="002150F0" w14:paraId="0A39EF4F" w14:textId="77777777" w:rsidTr="002150F0">
            <w:trPr>
              <w:trHeight w:val="877"/>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25B2258D" w14:textId="77777777" w:rsidR="002150F0" w:rsidRDefault="00C81190">
                <w:pPr>
                  <w:widowControl/>
                  <w:spacing w:line="360" w:lineRule="auto"/>
                  <w:jc w:val="center"/>
                  <w:rPr>
                    <w:rFonts w:ascii="宋体" w:eastAsia="宋体" w:hAnsi="宋体" w:cs="宋体"/>
                    <w:bCs w:val="0"/>
                    <w:sz w:val="22"/>
                  </w:rPr>
                </w:pPr>
                <w:r>
                  <w:rPr>
                    <w:rFonts w:ascii="宋体" w:eastAsia="宋体" w:hAnsi="宋体" w:cs="宋体" w:hint="eastAsia"/>
                    <w:bCs w:val="0"/>
                    <w:sz w:val="22"/>
                  </w:rPr>
                  <w:t>样本类型</w:t>
                </w:r>
              </w:p>
            </w:tc>
            <w:tc>
              <w:tcPr>
                <w:tcW w:w="2725" w:type="dxa"/>
                <w:gridSpan w:val="2"/>
                <w:tcBorders>
                  <w:tl2br w:val="nil"/>
                  <w:tr2bl w:val="nil"/>
                </w:tcBorders>
                <w:shd w:val="clear" w:color="auto" w:fill="FFFFFF" w:themeFill="background1"/>
                <w:vAlign w:val="center"/>
              </w:tcPr>
              <w:p w14:paraId="3E574B52" w14:textId="39F85B4B" w:rsidR="002150F0" w:rsidRPr="00AE7BD0" w:rsidRDefault="00602B8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39" w:author="余 蓓" w:date="2021-02-07T12:14:00Z">
                      <w:rPr>
                        <w:rFonts w:ascii="宋体" w:eastAsia="宋体" w:hAnsi="宋体" w:cs="宋体"/>
                        <w:sz w:val="22"/>
                        <w:highlight w:val="yellow"/>
                      </w:rPr>
                    </w:rPrChange>
                  </w:rPr>
                </w:pPr>
                <w:ins w:id="40" w:author="余 蓓" w:date="2021-02-07T12:10:00Z">
                  <w:r w:rsidRPr="00AE7BD0">
                    <w:rPr>
                      <w:rFonts w:ascii="宋体" w:eastAsia="宋体" w:hAnsi="宋体" w:cs="宋体"/>
                      <w:b/>
                      <w:sz w:val="22"/>
                      <w:rPrChange w:id="41" w:author="余 蓓" w:date="2021-02-07T12:14:00Z">
                        <w:rPr/>
                      </w:rPrChange>
                    </w:rPr>
                    <w:t>{{</w:t>
                  </w:r>
                  <w:proofErr w:type="spellStart"/>
                  <w:r w:rsidRPr="00AE7BD0">
                    <w:rPr>
                      <w:rFonts w:ascii="宋体" w:eastAsia="宋体" w:hAnsi="宋体" w:cs="宋体"/>
                      <w:b/>
                      <w:sz w:val="22"/>
                      <w:rPrChange w:id="42" w:author="余 蓓" w:date="2021-02-07T12:14:00Z">
                        <w:rPr/>
                      </w:rPrChange>
                    </w:rPr>
                    <w:t>sample_type</w:t>
                  </w:r>
                  <w:proofErr w:type="spellEnd"/>
                  <w:r w:rsidRPr="00AE7BD0">
                    <w:rPr>
                      <w:rFonts w:ascii="宋体" w:eastAsia="宋体" w:hAnsi="宋体" w:cs="宋体"/>
                      <w:b/>
                      <w:sz w:val="22"/>
                      <w:rPrChange w:id="43" w:author="余 蓓" w:date="2021-02-07T12:14:00Z">
                        <w:rPr/>
                      </w:rPrChange>
                    </w:rPr>
                    <w:t>}}</w:t>
                  </w:r>
                </w:ins>
                <w:del w:id="44" w:author="余 蓓" w:date="2021-02-07T12:10:00Z">
                  <w:r w:rsidR="00C81190" w:rsidDel="00602B82">
                    <w:rPr>
                      <w:rFonts w:ascii="宋体" w:eastAsia="宋体" w:hAnsi="宋体" w:cs="宋体"/>
                      <w:b/>
                      <w:sz w:val="22"/>
                    </w:rPr>
                    <w:delText>-</w:delText>
                  </w:r>
                </w:del>
              </w:p>
            </w:tc>
            <w:tc>
              <w:tcPr>
                <w:tcW w:w="2315" w:type="dxa"/>
                <w:tcBorders>
                  <w:tl2br w:val="nil"/>
                  <w:tr2bl w:val="nil"/>
                </w:tcBorders>
                <w:shd w:val="clear" w:color="auto" w:fill="FFFFFF" w:themeFill="background1"/>
                <w:vAlign w:val="center"/>
              </w:tcPr>
              <w:p w14:paraId="35F14C00" w14:textId="77777777" w:rsidR="002150F0"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sz w:val="22"/>
                  </w:rPr>
                </w:pPr>
                <w:r>
                  <w:rPr>
                    <w:rFonts w:ascii="宋体" w:eastAsia="宋体" w:hAnsi="宋体" w:cs="宋体" w:hint="eastAsia"/>
                    <w:b/>
                    <w:bCs/>
                    <w:sz w:val="22"/>
                  </w:rPr>
                  <w:t>送检科室</w:t>
                </w:r>
              </w:p>
            </w:tc>
            <w:tc>
              <w:tcPr>
                <w:tcW w:w="2612" w:type="dxa"/>
                <w:tcBorders>
                  <w:tl2br w:val="nil"/>
                  <w:tr2bl w:val="nil"/>
                </w:tcBorders>
                <w:shd w:val="clear" w:color="auto" w:fill="FFFFFF" w:themeFill="background1"/>
                <w:vAlign w:val="center"/>
              </w:tcPr>
              <w:p w14:paraId="04FD7338" w14:textId="44427D41" w:rsidR="002150F0" w:rsidRPr="00AE7BD0" w:rsidRDefault="00056C34">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45" w:author="余 蓓" w:date="2021-02-07T12:14:00Z">
                      <w:rPr>
                        <w:rFonts w:ascii="宋体" w:eastAsia="宋体" w:hAnsi="宋体" w:cs="宋体"/>
                        <w:sz w:val="22"/>
                        <w:highlight w:val="yellow"/>
                      </w:rPr>
                    </w:rPrChange>
                  </w:rPr>
                </w:pPr>
                <w:ins w:id="46" w:author="余 蓓" w:date="2021-02-07T12:10:00Z">
                  <w:r w:rsidRPr="00AE7BD0">
                    <w:rPr>
                      <w:rFonts w:ascii="宋体" w:eastAsia="宋体" w:hAnsi="宋体" w:cs="宋体"/>
                      <w:b/>
                      <w:sz w:val="22"/>
                      <w:rPrChange w:id="47" w:author="余 蓓" w:date="2021-02-07T12:14:00Z">
                        <w:rPr/>
                      </w:rPrChange>
                    </w:rPr>
                    <w:t>{{</w:t>
                  </w:r>
                  <w:proofErr w:type="spellStart"/>
                  <w:r w:rsidRPr="00AE7BD0">
                    <w:rPr>
                      <w:rFonts w:ascii="宋体" w:eastAsia="宋体" w:hAnsi="宋体" w:cs="宋体"/>
                      <w:b/>
                      <w:sz w:val="22"/>
                      <w:rPrChange w:id="48" w:author="余 蓓" w:date="2021-02-07T12:14:00Z">
                        <w:rPr/>
                      </w:rPrChange>
                    </w:rPr>
                    <w:t>department_id</w:t>
                  </w:r>
                  <w:proofErr w:type="spellEnd"/>
                  <w:r w:rsidRPr="00AE7BD0">
                    <w:rPr>
                      <w:rFonts w:ascii="宋体" w:eastAsia="宋体" w:hAnsi="宋体" w:cs="宋体"/>
                      <w:b/>
                      <w:sz w:val="22"/>
                      <w:rPrChange w:id="49" w:author="余 蓓" w:date="2021-02-07T12:14:00Z">
                        <w:rPr/>
                      </w:rPrChange>
                    </w:rPr>
                    <w:t>}}</w:t>
                  </w:r>
                </w:ins>
                <w:del w:id="50" w:author="余 蓓" w:date="2021-02-07T12:10:00Z">
                  <w:r w:rsidR="00C81190" w:rsidDel="00056C34">
                    <w:rPr>
                      <w:rFonts w:ascii="宋体" w:eastAsia="宋体" w:hAnsi="宋体" w:cs="宋体"/>
                      <w:b/>
                      <w:sz w:val="22"/>
                    </w:rPr>
                    <w:delText>-</w:delText>
                  </w:r>
                </w:del>
              </w:p>
            </w:tc>
          </w:tr>
          <w:tr w:rsidR="002150F0" w14:paraId="3F755EBA" w14:textId="77777777" w:rsidTr="002150F0">
            <w:trPr>
              <w:trHeight w:val="882"/>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6B9E5382" w14:textId="77777777" w:rsidR="002150F0" w:rsidRDefault="00C81190">
                <w:pPr>
                  <w:widowControl/>
                  <w:spacing w:line="360" w:lineRule="auto"/>
                  <w:jc w:val="center"/>
                  <w:rPr>
                    <w:rFonts w:ascii="宋体" w:eastAsia="宋体" w:hAnsi="宋体" w:cs="宋体"/>
                    <w:bCs w:val="0"/>
                    <w:sz w:val="22"/>
                  </w:rPr>
                </w:pPr>
                <w:r>
                  <w:rPr>
                    <w:rFonts w:ascii="宋体" w:eastAsia="宋体" w:hAnsi="宋体" w:cs="宋体" w:hint="eastAsia"/>
                    <w:bCs w:val="0"/>
                    <w:sz w:val="22"/>
                  </w:rPr>
                  <w:t>送检医师</w:t>
                </w:r>
              </w:p>
            </w:tc>
            <w:tc>
              <w:tcPr>
                <w:tcW w:w="2725" w:type="dxa"/>
                <w:gridSpan w:val="2"/>
                <w:tcBorders>
                  <w:tl2br w:val="nil"/>
                  <w:tr2bl w:val="nil"/>
                </w:tcBorders>
                <w:shd w:val="clear" w:color="auto" w:fill="FFFFFF" w:themeFill="background1"/>
                <w:vAlign w:val="center"/>
              </w:tcPr>
              <w:p w14:paraId="33F689B4" w14:textId="6AD2A6EB" w:rsidR="002150F0" w:rsidRPr="00AE7BD0" w:rsidRDefault="00056C34">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51" w:author="余 蓓" w:date="2021-02-07T12:14:00Z">
                      <w:rPr>
                        <w:rFonts w:ascii="宋体" w:eastAsia="宋体" w:hAnsi="宋体" w:cs="宋体"/>
                        <w:sz w:val="22"/>
                        <w:highlight w:val="yellow"/>
                      </w:rPr>
                    </w:rPrChange>
                  </w:rPr>
                </w:pPr>
                <w:ins w:id="52" w:author="余 蓓" w:date="2021-02-07T12:11:00Z">
                  <w:r w:rsidRPr="00AE7BD0">
                    <w:rPr>
                      <w:rFonts w:ascii="宋体" w:eastAsia="宋体" w:hAnsi="宋体" w:cs="宋体"/>
                      <w:b/>
                      <w:sz w:val="22"/>
                      <w:rPrChange w:id="53" w:author="余 蓓" w:date="2021-02-07T12:14:00Z">
                        <w:rPr/>
                      </w:rPrChange>
                    </w:rPr>
                    <w:t>{{</w:t>
                  </w:r>
                  <w:proofErr w:type="spellStart"/>
                  <w:r w:rsidRPr="00AE7BD0">
                    <w:rPr>
                      <w:rFonts w:ascii="宋体" w:eastAsia="宋体" w:hAnsi="宋体" w:cs="宋体"/>
                      <w:b/>
                      <w:sz w:val="22"/>
                      <w:rPrChange w:id="54" w:author="余 蓓" w:date="2021-02-07T12:14:00Z">
                        <w:rPr/>
                      </w:rPrChange>
                    </w:rPr>
                    <w:t>doctor_name</w:t>
                  </w:r>
                  <w:proofErr w:type="spellEnd"/>
                  <w:r w:rsidRPr="00AE7BD0">
                    <w:rPr>
                      <w:rFonts w:ascii="宋体" w:eastAsia="宋体" w:hAnsi="宋体" w:cs="宋体"/>
                      <w:b/>
                      <w:sz w:val="22"/>
                      <w:rPrChange w:id="55" w:author="余 蓓" w:date="2021-02-07T12:14:00Z">
                        <w:rPr/>
                      </w:rPrChange>
                    </w:rPr>
                    <w:t>}}</w:t>
                  </w:r>
                </w:ins>
                <w:del w:id="56" w:author="余 蓓" w:date="2021-02-07T12:11:00Z">
                  <w:r w:rsidR="00C81190" w:rsidDel="00056C34">
                    <w:rPr>
                      <w:rFonts w:ascii="宋体" w:eastAsia="宋体" w:hAnsi="宋体" w:cs="宋体"/>
                      <w:b/>
                      <w:sz w:val="22"/>
                    </w:rPr>
                    <w:delText>-</w:delText>
                  </w:r>
                </w:del>
              </w:p>
            </w:tc>
            <w:tc>
              <w:tcPr>
                <w:tcW w:w="2315" w:type="dxa"/>
                <w:tcBorders>
                  <w:tl2br w:val="nil"/>
                  <w:tr2bl w:val="nil"/>
                </w:tcBorders>
                <w:shd w:val="clear" w:color="auto" w:fill="FFFFFF" w:themeFill="background1"/>
                <w:vAlign w:val="center"/>
              </w:tcPr>
              <w:p w14:paraId="140D9263" w14:textId="77777777" w:rsidR="002150F0"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sz w:val="22"/>
                  </w:rPr>
                </w:pPr>
                <w:r>
                  <w:rPr>
                    <w:rFonts w:ascii="宋体" w:eastAsia="宋体" w:hAnsi="宋体" w:cs="宋体" w:hint="eastAsia"/>
                    <w:b/>
                    <w:bCs/>
                    <w:sz w:val="22"/>
                  </w:rPr>
                  <w:t>采样日期</w:t>
                </w:r>
              </w:p>
            </w:tc>
            <w:tc>
              <w:tcPr>
                <w:tcW w:w="2612" w:type="dxa"/>
                <w:tcBorders>
                  <w:tl2br w:val="nil"/>
                  <w:tr2bl w:val="nil"/>
                </w:tcBorders>
                <w:shd w:val="clear" w:color="auto" w:fill="FFFFFF" w:themeFill="background1"/>
                <w:vAlign w:val="center"/>
              </w:tcPr>
              <w:p w14:paraId="67B5AB31" w14:textId="4B58AC8F" w:rsidR="002150F0" w:rsidRPr="00AE7BD0" w:rsidRDefault="00056C34">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57" w:author="余 蓓" w:date="2021-02-07T12:14:00Z">
                      <w:rPr>
                        <w:rFonts w:ascii="宋体" w:eastAsia="宋体" w:hAnsi="宋体" w:cs="宋体"/>
                        <w:sz w:val="22"/>
                        <w:highlight w:val="yellow"/>
                      </w:rPr>
                    </w:rPrChange>
                  </w:rPr>
                </w:pPr>
                <w:ins w:id="58" w:author="余 蓓" w:date="2021-02-07T12:12:00Z">
                  <w:r w:rsidRPr="00AE7BD0">
                    <w:rPr>
                      <w:rFonts w:ascii="宋体" w:eastAsia="宋体" w:hAnsi="宋体" w:cs="宋体"/>
                      <w:b/>
                      <w:sz w:val="22"/>
                      <w:rPrChange w:id="59" w:author="余 蓓" w:date="2021-02-07T12:14:00Z">
                        <w:rPr/>
                      </w:rPrChange>
                    </w:rPr>
                    <w:t>{{</w:t>
                  </w:r>
                  <w:proofErr w:type="spellStart"/>
                  <w:r w:rsidRPr="00AE7BD0">
                    <w:rPr>
                      <w:rFonts w:ascii="宋体" w:eastAsia="宋体" w:hAnsi="宋体" w:cs="宋体"/>
                      <w:b/>
                      <w:sz w:val="22"/>
                      <w:rPrChange w:id="60" w:author="余 蓓" w:date="2021-02-07T12:14:00Z">
                        <w:rPr/>
                      </w:rPrChange>
                    </w:rPr>
                    <w:t>detect_date</w:t>
                  </w:r>
                  <w:proofErr w:type="spellEnd"/>
                  <w:r w:rsidRPr="00AE7BD0">
                    <w:rPr>
                      <w:rFonts w:ascii="宋体" w:eastAsia="宋体" w:hAnsi="宋体" w:cs="宋体"/>
                      <w:b/>
                      <w:sz w:val="22"/>
                      <w:rPrChange w:id="61" w:author="余 蓓" w:date="2021-02-07T12:14:00Z">
                        <w:rPr/>
                      </w:rPrChange>
                    </w:rPr>
                    <w:t>}}</w:t>
                  </w:r>
                </w:ins>
                <w:del w:id="62" w:author="余 蓓" w:date="2021-02-07T12:12:00Z">
                  <w:r w:rsidR="00C81190" w:rsidDel="00056C34">
                    <w:rPr>
                      <w:rFonts w:ascii="宋体" w:eastAsia="宋体" w:hAnsi="宋体" w:cs="宋体"/>
                      <w:b/>
                      <w:sz w:val="22"/>
                    </w:rPr>
                    <w:delText>-</w:delText>
                  </w:r>
                </w:del>
              </w:p>
            </w:tc>
          </w:tr>
          <w:tr w:rsidR="002150F0" w14:paraId="62C12F3E" w14:textId="77777777" w:rsidTr="002150F0">
            <w:trPr>
              <w:trHeight w:val="886"/>
            </w:trPr>
            <w:tc>
              <w:tcPr>
                <w:cnfStyle w:val="001000000000" w:firstRow="0" w:lastRow="0" w:firstColumn="1" w:lastColumn="0" w:oddVBand="0" w:evenVBand="0" w:oddHBand="0" w:evenHBand="0" w:firstRowFirstColumn="0" w:firstRowLastColumn="0" w:lastRowFirstColumn="0" w:lastRowLastColumn="0"/>
                <w:tcW w:w="2098" w:type="dxa"/>
                <w:tcBorders>
                  <w:tl2br w:val="nil"/>
                  <w:tr2bl w:val="nil"/>
                </w:tcBorders>
                <w:shd w:val="clear" w:color="auto" w:fill="FFFFFF" w:themeFill="background1"/>
                <w:vAlign w:val="center"/>
              </w:tcPr>
              <w:p w14:paraId="14BFDCF1" w14:textId="77777777" w:rsidR="002150F0" w:rsidRDefault="00C81190">
                <w:pPr>
                  <w:widowControl/>
                  <w:spacing w:line="360" w:lineRule="auto"/>
                  <w:jc w:val="center"/>
                  <w:rPr>
                    <w:rFonts w:ascii="宋体" w:eastAsia="宋体" w:hAnsi="宋体" w:cs="宋体"/>
                    <w:bCs w:val="0"/>
                    <w:sz w:val="22"/>
                  </w:rPr>
                </w:pPr>
                <w:proofErr w:type="gramStart"/>
                <w:r>
                  <w:rPr>
                    <w:rFonts w:ascii="宋体" w:eastAsia="宋体" w:hAnsi="宋体" w:cs="宋体" w:hint="eastAsia"/>
                    <w:bCs w:val="0"/>
                    <w:sz w:val="22"/>
                  </w:rPr>
                  <w:t>收样日期</w:t>
                </w:r>
                <w:proofErr w:type="gramEnd"/>
              </w:p>
            </w:tc>
            <w:tc>
              <w:tcPr>
                <w:tcW w:w="2725" w:type="dxa"/>
                <w:gridSpan w:val="2"/>
                <w:tcBorders>
                  <w:tl2br w:val="nil"/>
                  <w:tr2bl w:val="nil"/>
                </w:tcBorders>
                <w:shd w:val="clear" w:color="auto" w:fill="FFFFFF" w:themeFill="background1"/>
                <w:vAlign w:val="center"/>
              </w:tcPr>
              <w:p w14:paraId="1F8BB516" w14:textId="6A22E1C3" w:rsidR="002150F0" w:rsidRPr="00AE7BD0" w:rsidRDefault="00056C34">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63" w:author="余 蓓" w:date="2021-02-07T12:14:00Z">
                      <w:rPr>
                        <w:rFonts w:ascii="宋体" w:eastAsia="宋体" w:hAnsi="宋体" w:cs="宋体"/>
                        <w:sz w:val="22"/>
                        <w:highlight w:val="yellow"/>
                      </w:rPr>
                    </w:rPrChange>
                  </w:rPr>
                </w:pPr>
                <w:ins w:id="64" w:author="余 蓓" w:date="2021-02-07T12:12:00Z">
                  <w:r w:rsidRPr="00AE7BD0">
                    <w:rPr>
                      <w:rFonts w:ascii="宋体" w:eastAsia="宋体" w:hAnsi="宋体" w:cs="宋体"/>
                      <w:b/>
                      <w:sz w:val="22"/>
                      <w:rPrChange w:id="65" w:author="余 蓓" w:date="2021-02-07T12:14:00Z">
                        <w:rPr/>
                      </w:rPrChange>
                    </w:rPr>
                    <w:t>{{</w:t>
                  </w:r>
                  <w:proofErr w:type="spellStart"/>
                  <w:r w:rsidRPr="00AE7BD0">
                    <w:rPr>
                      <w:rFonts w:ascii="宋体" w:eastAsia="宋体" w:hAnsi="宋体" w:cs="宋体"/>
                      <w:b/>
                      <w:sz w:val="22"/>
                      <w:rPrChange w:id="66" w:author="余 蓓" w:date="2021-02-07T12:14:00Z">
                        <w:rPr/>
                      </w:rPrChange>
                    </w:rPr>
                    <w:t>collect_date</w:t>
                  </w:r>
                  <w:proofErr w:type="spellEnd"/>
                  <w:r w:rsidRPr="00AE7BD0">
                    <w:rPr>
                      <w:rFonts w:ascii="宋体" w:eastAsia="宋体" w:hAnsi="宋体" w:cs="宋体"/>
                      <w:b/>
                      <w:sz w:val="22"/>
                      <w:rPrChange w:id="67" w:author="余 蓓" w:date="2021-02-07T12:14:00Z">
                        <w:rPr/>
                      </w:rPrChange>
                    </w:rPr>
                    <w:t>}}</w:t>
                  </w:r>
                </w:ins>
                <w:del w:id="68" w:author="余 蓓" w:date="2021-02-07T12:12:00Z">
                  <w:r w:rsidR="00C81190" w:rsidDel="00056C34">
                    <w:rPr>
                      <w:rFonts w:ascii="宋体" w:eastAsia="宋体" w:hAnsi="宋体" w:cs="宋体"/>
                      <w:b/>
                      <w:sz w:val="22"/>
                    </w:rPr>
                    <w:delText>-</w:delText>
                  </w:r>
                </w:del>
              </w:p>
            </w:tc>
            <w:tc>
              <w:tcPr>
                <w:tcW w:w="2315" w:type="dxa"/>
                <w:tcBorders>
                  <w:tl2br w:val="nil"/>
                  <w:tr2bl w:val="nil"/>
                </w:tcBorders>
                <w:shd w:val="clear" w:color="auto" w:fill="FFFFFF" w:themeFill="background1"/>
                <w:vAlign w:val="center"/>
              </w:tcPr>
              <w:p w14:paraId="4DAED4EC" w14:textId="77777777" w:rsidR="002150F0" w:rsidRDefault="00C8119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bCs/>
                    <w:sz w:val="22"/>
                  </w:rPr>
                </w:pPr>
                <w:r>
                  <w:rPr>
                    <w:rFonts w:ascii="宋体" w:eastAsia="宋体" w:hAnsi="宋体" w:cs="宋体" w:hint="eastAsia"/>
                    <w:b/>
                    <w:bCs/>
                    <w:sz w:val="22"/>
                  </w:rPr>
                  <w:t>报告日期</w:t>
                </w:r>
              </w:p>
            </w:tc>
            <w:tc>
              <w:tcPr>
                <w:tcW w:w="2612" w:type="dxa"/>
                <w:tcBorders>
                  <w:tl2br w:val="nil"/>
                  <w:tr2bl w:val="nil"/>
                </w:tcBorders>
                <w:shd w:val="clear" w:color="auto" w:fill="FFFFFF" w:themeFill="background1"/>
                <w:vAlign w:val="center"/>
              </w:tcPr>
              <w:p w14:paraId="472B49F6" w14:textId="0DFFD7C0" w:rsidR="002150F0" w:rsidRPr="00AE7BD0" w:rsidRDefault="00056C34">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rPrChange w:id="69" w:author="余 蓓" w:date="2021-02-07T12:14:00Z">
                      <w:rPr>
                        <w:rFonts w:ascii="宋体" w:eastAsia="宋体" w:hAnsi="宋体" w:cs="宋体"/>
                        <w:sz w:val="22"/>
                        <w:highlight w:val="yellow"/>
                      </w:rPr>
                    </w:rPrChange>
                  </w:rPr>
                </w:pPr>
                <w:ins w:id="70" w:author="余 蓓" w:date="2021-02-07T12:12:00Z">
                  <w:r w:rsidRPr="00AE7BD0">
                    <w:rPr>
                      <w:rFonts w:ascii="宋体" w:eastAsia="宋体" w:hAnsi="宋体" w:cs="宋体"/>
                      <w:b/>
                      <w:sz w:val="22"/>
                      <w:rPrChange w:id="71" w:author="余 蓓" w:date="2021-02-07T12:14:00Z">
                        <w:rPr/>
                      </w:rPrChange>
                    </w:rPr>
                    <w:t>{{</w:t>
                  </w:r>
                  <w:proofErr w:type="spellStart"/>
                  <w:r w:rsidRPr="00AE7BD0">
                    <w:rPr>
                      <w:rFonts w:ascii="宋体" w:eastAsia="宋体" w:hAnsi="宋体" w:cs="宋体"/>
                      <w:b/>
                      <w:sz w:val="22"/>
                      <w:rPrChange w:id="72" w:author="余 蓓" w:date="2021-02-07T12:14:00Z">
                        <w:rPr/>
                      </w:rPrChange>
                    </w:rPr>
                    <w:t>report_date</w:t>
                  </w:r>
                  <w:proofErr w:type="spellEnd"/>
                  <w:r w:rsidRPr="00AE7BD0">
                    <w:rPr>
                      <w:rFonts w:ascii="宋体" w:eastAsia="宋体" w:hAnsi="宋体" w:cs="宋体"/>
                      <w:b/>
                      <w:sz w:val="22"/>
                      <w:rPrChange w:id="73" w:author="余 蓓" w:date="2021-02-07T12:14:00Z">
                        <w:rPr/>
                      </w:rPrChange>
                    </w:rPr>
                    <w:t>}}</w:t>
                  </w:r>
                </w:ins>
                <w:del w:id="74" w:author="余 蓓" w:date="2021-02-07T12:12:00Z">
                  <w:r w:rsidR="00C81190" w:rsidDel="00056C34">
                    <w:rPr>
                      <w:rFonts w:ascii="宋体" w:eastAsia="宋体" w:hAnsi="宋体" w:cs="宋体"/>
                      <w:b/>
                      <w:sz w:val="22"/>
                    </w:rPr>
                    <w:delText>-</w:delText>
                  </w:r>
                </w:del>
              </w:p>
            </w:tc>
          </w:tr>
        </w:tbl>
        <w:p w14:paraId="283E454D" w14:textId="77777777" w:rsidR="002150F0" w:rsidRDefault="002150F0">
          <w:pPr>
            <w:spacing w:line="276" w:lineRule="auto"/>
            <w:rPr>
              <w:rFonts w:ascii="宋体" w:eastAsia="宋体" w:hAnsi="宋体" w:cs="宋体"/>
              <w:b/>
              <w:color w:val="000000" w:themeColor="text1"/>
              <w:sz w:val="10"/>
              <w:szCs w:val="10"/>
            </w:rPr>
          </w:pPr>
        </w:p>
        <w:p w14:paraId="77F56466" w14:textId="77777777" w:rsidR="002150F0" w:rsidRDefault="00C81190">
          <w:pPr>
            <w:spacing w:line="360" w:lineRule="auto"/>
            <w:rPr>
              <w:rFonts w:ascii="宋体" w:eastAsia="宋体" w:hAnsi="宋体" w:cs="宋体"/>
              <w:b/>
              <w:color w:val="000000" w:themeColor="text1"/>
              <w:sz w:val="32"/>
              <w:szCs w:val="32"/>
            </w:rPr>
          </w:pPr>
          <w:r>
            <w:rPr>
              <w:rFonts w:ascii="宋体" w:eastAsia="宋体" w:hAnsi="宋体" w:cs="宋体" w:hint="eastAsia"/>
              <w:b/>
              <w:color w:val="000000" w:themeColor="text1"/>
              <w:sz w:val="32"/>
              <w:szCs w:val="32"/>
            </w:rPr>
            <w:lastRenderedPageBreak/>
            <w:t>检测结果</w:t>
          </w:r>
        </w:p>
      </w:sdtContent>
    </w:sdt>
    <w:p w14:paraId="1C199D8F" w14:textId="77777777" w:rsidR="002150F0" w:rsidRDefault="00C81190">
      <w:pPr>
        <w:autoSpaceDE w:val="0"/>
        <w:autoSpaceDN w:val="0"/>
        <w:adjustRightInd w:val="0"/>
        <w:spacing w:line="360" w:lineRule="auto"/>
        <w:ind w:firstLineChars="200" w:firstLine="440"/>
        <w:jc w:val="left"/>
        <w:rPr>
          <w:rFonts w:ascii="宋体" w:eastAsia="宋体" w:hAnsi="宋体" w:cs="宋体"/>
          <w:kern w:val="0"/>
          <w:sz w:val="22"/>
        </w:rPr>
      </w:pPr>
      <w:r>
        <w:rPr>
          <w:rFonts w:ascii="宋体" w:eastAsia="宋体" w:hAnsi="宋体" w:cs="宋体" w:hint="eastAsia"/>
          <w:kern w:val="0"/>
          <w:sz w:val="22"/>
        </w:rPr>
        <w:t>该送检样本进行了DNA检测。</w:t>
      </w:r>
    </w:p>
    <w:p w14:paraId="42B04516" w14:textId="7F5729B7" w:rsidR="000B6590" w:rsidRDefault="00C81190" w:rsidP="000B6590">
      <w:pPr>
        <w:widowControl/>
        <w:spacing w:line="360" w:lineRule="auto"/>
        <w:ind w:firstLineChars="200" w:firstLine="440"/>
        <w:jc w:val="left"/>
        <w:rPr>
          <w:rFonts w:ascii="宋体" w:eastAsia="宋体" w:hAnsi="宋体" w:cs="宋体" w:hint="eastAsia"/>
          <w:kern w:val="0"/>
          <w:sz w:val="22"/>
        </w:rPr>
        <w:pPrChange w:id="75" w:author="余 蓓" w:date="2021-02-07T14:57:00Z">
          <w:pPr>
            <w:widowControl/>
            <w:spacing w:line="360" w:lineRule="auto"/>
            <w:ind w:firstLineChars="200" w:firstLine="440"/>
            <w:jc w:val="left"/>
          </w:pPr>
        </w:pPrChange>
      </w:pPr>
      <w:r>
        <w:rPr>
          <w:rFonts w:ascii="宋体" w:eastAsia="宋体" w:hAnsi="宋体" w:cs="宋体" w:hint="eastAsia"/>
          <w:kern w:val="0"/>
          <w:sz w:val="22"/>
        </w:rPr>
        <w:t>该样本中检测到的病原体有</w:t>
      </w:r>
      <w:r>
        <w:rPr>
          <w:rFonts w:ascii="宋体" w:eastAsia="宋体" w:hAnsi="宋体" w:cs="宋体"/>
          <w:b/>
          <w:bCs/>
          <w:kern w:val="0"/>
          <w:sz w:val="22"/>
        </w:rPr>
        <w:t>XXXXX</w:t>
      </w:r>
      <w:r>
        <w:rPr>
          <w:rFonts w:ascii="宋体" w:eastAsia="宋体" w:hAnsi="宋体" w:cs="宋体" w:hint="eastAsia"/>
          <w:kern w:val="0"/>
          <w:sz w:val="22"/>
        </w:rPr>
        <w:t>。该样本中检测到的疑似病原体（包括检出较低序列的疑似病原体、常见院内感染菌、以及具有可能致病性的人体定植菌等情况）有</w:t>
      </w:r>
      <w:r>
        <w:rPr>
          <w:rFonts w:ascii="宋体" w:eastAsia="宋体" w:hAnsi="宋体" w:cs="宋体"/>
          <w:b/>
          <w:bCs/>
          <w:kern w:val="0"/>
          <w:sz w:val="22"/>
        </w:rPr>
        <w:t>XXXXX</w:t>
      </w:r>
      <w:r>
        <w:rPr>
          <w:rFonts w:ascii="宋体" w:eastAsia="宋体" w:hAnsi="宋体" w:cs="宋体" w:hint="eastAsia"/>
          <w:kern w:val="0"/>
          <w:sz w:val="22"/>
        </w:rPr>
        <w:t>。列表最后将各物种的详细描述、分类特征、致病信息列出，请医生结合患者临床症状、其它检测及辅助诊断手段，</w:t>
      </w:r>
      <w:proofErr w:type="gramStart"/>
      <w:r>
        <w:rPr>
          <w:rFonts w:ascii="宋体" w:eastAsia="宋体" w:hAnsi="宋体" w:cs="宋体" w:hint="eastAsia"/>
          <w:kern w:val="0"/>
          <w:sz w:val="22"/>
        </w:rPr>
        <w:t>参考此</w:t>
      </w:r>
      <w:proofErr w:type="gramEnd"/>
      <w:r>
        <w:rPr>
          <w:rFonts w:ascii="宋体" w:eastAsia="宋体" w:hAnsi="宋体" w:cs="宋体" w:hint="eastAsia"/>
          <w:kern w:val="0"/>
          <w:sz w:val="22"/>
        </w:rPr>
        <w:t>检测结果，进一步确认患者感染情况。</w:t>
      </w:r>
    </w:p>
    <w:p w14:paraId="26654721" w14:textId="77777777" w:rsidR="002150F0" w:rsidRDefault="00C81190">
      <w:pPr>
        <w:widowControl/>
        <w:spacing w:line="600" w:lineRule="auto"/>
        <w:jc w:val="left"/>
        <w:rPr>
          <w:ins w:id="76" w:author="serena" w:date="2021-02-07T11:38:00Z"/>
          <w:rFonts w:ascii="宋体" w:eastAsia="宋体" w:hAnsi="宋体" w:cs="宋体"/>
          <w:kern w:val="0"/>
          <w:sz w:val="22"/>
        </w:rPr>
      </w:pPr>
      <w:r>
        <w:rPr>
          <w:rFonts w:ascii="宋体" w:eastAsia="宋体" w:hAnsi="宋体" w:cs="宋体" w:hint="eastAsia"/>
          <w:b/>
          <w:color w:val="ED7D31"/>
          <w:kern w:val="0"/>
          <w:sz w:val="24"/>
          <w:szCs w:val="24"/>
          <w:lang w:bidi="ar"/>
        </w:rPr>
        <w:t>1.细菌列表</w:t>
      </w:r>
    </w:p>
    <w:tbl>
      <w:tblPr>
        <w:tblW w:w="9760" w:type="dxa"/>
        <w:tblLayout w:type="fixed"/>
        <w:tblCellMar>
          <w:left w:w="0" w:type="dxa"/>
          <w:right w:w="0" w:type="dxa"/>
        </w:tblCellMar>
        <w:tblLook w:val="04A0" w:firstRow="1" w:lastRow="0" w:firstColumn="1" w:lastColumn="0" w:noHBand="0" w:noVBand="1"/>
        <w:tblPrChange w:id="77" w:author="余 蓓" w:date="2021-02-07T14:51:00Z">
          <w:tblPr>
            <w:tblW w:w="9760" w:type="dxa"/>
            <w:tblLayout w:type="fixed"/>
            <w:tblCellMar>
              <w:left w:w="0" w:type="dxa"/>
              <w:right w:w="0" w:type="dxa"/>
            </w:tblCellMar>
            <w:tblLook w:val="04A0" w:firstRow="1" w:lastRow="0" w:firstColumn="1" w:lastColumn="0" w:noHBand="0" w:noVBand="1"/>
          </w:tblPr>
        </w:tblPrChange>
      </w:tblPr>
      <w:tblGrid>
        <w:gridCol w:w="496"/>
        <w:gridCol w:w="1347"/>
        <w:gridCol w:w="1843"/>
        <w:gridCol w:w="1134"/>
        <w:gridCol w:w="1417"/>
        <w:gridCol w:w="1418"/>
        <w:gridCol w:w="992"/>
        <w:gridCol w:w="1113"/>
        <w:tblGridChange w:id="78">
          <w:tblGrid>
            <w:gridCol w:w="496"/>
            <w:gridCol w:w="690"/>
            <w:gridCol w:w="1398"/>
            <w:gridCol w:w="1784"/>
            <w:gridCol w:w="1176"/>
            <w:gridCol w:w="1459"/>
            <w:gridCol w:w="811"/>
            <w:gridCol w:w="1946"/>
          </w:tblGrid>
        </w:tblGridChange>
      </w:tblGrid>
      <w:tr w:rsidR="002150F0" w14:paraId="3A1C474A" w14:textId="77777777" w:rsidTr="000B6590">
        <w:trPr>
          <w:trHeight w:val="495"/>
          <w:ins w:id="79" w:author="serena" w:date="2021-02-07T11:39:00Z"/>
          <w:trPrChange w:id="80" w:author="余 蓓" w:date="2021-02-07T14:51:00Z">
            <w:trPr>
              <w:trHeight w:val="495"/>
            </w:trPr>
          </w:trPrChange>
        </w:trPr>
        <w:tc>
          <w:tcPr>
            <w:tcW w:w="496" w:type="dxa"/>
            <w:vMerge w:val="restart"/>
            <w:tcBorders>
              <w:top w:val="single" w:sz="4" w:space="0" w:color="000000"/>
              <w:left w:val="nil"/>
              <w:right w:val="nil"/>
            </w:tcBorders>
            <w:shd w:val="clear" w:color="auto" w:fill="FFFFFF" w:themeFill="background1"/>
            <w:tcMar>
              <w:top w:w="15" w:type="dxa"/>
              <w:left w:w="15" w:type="dxa"/>
              <w:right w:w="15" w:type="dxa"/>
            </w:tcMar>
            <w:vAlign w:val="center"/>
            <w:tcPrChange w:id="81" w:author="余 蓓" w:date="2021-02-07T14:51:00Z">
              <w:tcPr>
                <w:tcW w:w="496" w:type="dxa"/>
                <w:vMerge w:val="restart"/>
                <w:tcBorders>
                  <w:top w:val="single" w:sz="4" w:space="0" w:color="000000"/>
                  <w:left w:val="nil"/>
                  <w:right w:val="nil"/>
                </w:tcBorders>
                <w:shd w:val="clear" w:color="auto" w:fill="FFFFFF" w:themeFill="background1"/>
                <w:tcMar>
                  <w:top w:w="15" w:type="dxa"/>
                  <w:left w:w="15" w:type="dxa"/>
                  <w:right w:w="15" w:type="dxa"/>
                </w:tcMar>
                <w:vAlign w:val="center"/>
              </w:tcPr>
            </w:tcPrChange>
          </w:tcPr>
          <w:p w14:paraId="16668898" w14:textId="77777777" w:rsidR="002150F0" w:rsidRDefault="00C81190">
            <w:pPr>
              <w:widowControl/>
              <w:spacing w:line="600" w:lineRule="auto"/>
              <w:jc w:val="center"/>
              <w:textAlignment w:val="center"/>
              <w:rPr>
                <w:ins w:id="82" w:author="serena" w:date="2021-02-07T11:39:00Z"/>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类型</w:t>
            </w:r>
          </w:p>
        </w:tc>
        <w:tc>
          <w:tcPr>
            <w:tcW w:w="4324" w:type="dxa"/>
            <w:gridSpan w:val="3"/>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83" w:author="余 蓓" w:date="2021-02-07T14:51:00Z">
              <w:tcPr>
                <w:tcW w:w="3872" w:type="dxa"/>
                <w:gridSpan w:val="3"/>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7692ED42" w14:textId="77777777" w:rsidR="002150F0" w:rsidRDefault="00C81190">
            <w:pPr>
              <w:widowControl/>
              <w:spacing w:line="600" w:lineRule="auto"/>
              <w:jc w:val="center"/>
              <w:textAlignment w:val="center"/>
              <w:rPr>
                <w:ins w:id="84" w:author="serena" w:date="2021-02-07T11:39:00Z"/>
                <w:rFonts w:ascii="宋体" w:eastAsia="宋体" w:hAnsi="宋体" w:cs="宋体"/>
                <w:color w:val="000000"/>
                <w:sz w:val="20"/>
                <w:szCs w:val="20"/>
              </w:rPr>
            </w:pPr>
            <w:r>
              <w:rPr>
                <w:rFonts w:ascii="宋体" w:eastAsia="宋体" w:hAnsi="宋体" w:cs="宋体" w:hint="eastAsia"/>
                <w:b/>
                <w:bCs/>
                <w:color w:val="000000"/>
                <w:kern w:val="0"/>
                <w:sz w:val="20"/>
                <w:szCs w:val="20"/>
                <w:lang w:bidi="ar"/>
              </w:rPr>
              <w:t>属</w:t>
            </w:r>
          </w:p>
        </w:tc>
        <w:tc>
          <w:tcPr>
            <w:tcW w:w="4940"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85" w:author="余 蓓" w:date="2021-02-07T14:51:00Z">
              <w:tcPr>
                <w:tcW w:w="5392"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7DA4E619" w14:textId="77777777" w:rsidR="002150F0" w:rsidRDefault="00C81190">
            <w:pPr>
              <w:widowControl/>
              <w:spacing w:line="600" w:lineRule="auto"/>
              <w:jc w:val="center"/>
              <w:textAlignment w:val="center"/>
              <w:rPr>
                <w:ins w:id="86" w:author="serena" w:date="2021-02-07T11:39:00Z"/>
                <w:rFonts w:ascii="宋体" w:eastAsia="宋体" w:hAnsi="宋体" w:cs="宋体"/>
                <w:color w:val="000000"/>
                <w:sz w:val="20"/>
                <w:szCs w:val="20"/>
              </w:rPr>
            </w:pPr>
            <w:r>
              <w:rPr>
                <w:rFonts w:ascii="宋体" w:eastAsia="宋体" w:hAnsi="宋体" w:cs="宋体" w:hint="eastAsia"/>
                <w:b/>
                <w:bCs/>
                <w:color w:val="000000"/>
                <w:kern w:val="0"/>
                <w:sz w:val="20"/>
                <w:szCs w:val="20"/>
                <w:lang w:bidi="ar"/>
              </w:rPr>
              <w:t>种</w:t>
            </w:r>
          </w:p>
        </w:tc>
      </w:tr>
      <w:tr w:rsidR="00926A12" w14:paraId="7A417672" w14:textId="77777777" w:rsidTr="000B6590">
        <w:trPr>
          <w:trHeight w:val="525"/>
          <w:ins w:id="87" w:author="serena" w:date="2021-02-07T11:39:00Z"/>
          <w:trPrChange w:id="88" w:author="余 蓓" w:date="2021-02-07T14:51:00Z">
            <w:trPr>
              <w:trHeight w:val="525"/>
            </w:trPr>
          </w:trPrChange>
        </w:trPr>
        <w:tc>
          <w:tcPr>
            <w:tcW w:w="496" w:type="dxa"/>
            <w:vMerge/>
            <w:tcBorders>
              <w:left w:val="nil"/>
              <w:bottom w:val="single" w:sz="4" w:space="0" w:color="000000"/>
              <w:right w:val="nil"/>
            </w:tcBorders>
            <w:shd w:val="clear" w:color="auto" w:fill="FFFFFF" w:themeFill="background1"/>
            <w:tcMar>
              <w:top w:w="15" w:type="dxa"/>
              <w:left w:w="15" w:type="dxa"/>
              <w:right w:w="15" w:type="dxa"/>
            </w:tcMar>
            <w:vAlign w:val="center"/>
            <w:tcPrChange w:id="89" w:author="余 蓓" w:date="2021-02-07T14:51:00Z">
              <w:tcPr>
                <w:tcW w:w="496" w:type="dxa"/>
                <w:vMerge/>
                <w:tcBorders>
                  <w:left w:val="nil"/>
                  <w:bottom w:val="single" w:sz="4" w:space="0" w:color="000000"/>
                  <w:right w:val="nil"/>
                </w:tcBorders>
                <w:shd w:val="clear" w:color="auto" w:fill="FFFFFF" w:themeFill="background1"/>
                <w:tcMar>
                  <w:top w:w="15" w:type="dxa"/>
                  <w:left w:w="15" w:type="dxa"/>
                  <w:right w:w="15" w:type="dxa"/>
                </w:tcMar>
                <w:vAlign w:val="center"/>
              </w:tcPr>
            </w:tcPrChange>
          </w:tcPr>
          <w:p w14:paraId="69E7C59C" w14:textId="77777777" w:rsidR="00926A12" w:rsidRDefault="00926A12">
            <w:pPr>
              <w:widowControl/>
              <w:spacing w:line="600" w:lineRule="auto"/>
              <w:jc w:val="center"/>
              <w:textAlignment w:val="center"/>
              <w:rPr>
                <w:ins w:id="90" w:author="serena" w:date="2021-02-07T11:39:00Z"/>
                <w:rFonts w:ascii="宋体" w:eastAsia="宋体" w:hAnsi="宋体" w:cs="宋体"/>
                <w:color w:val="000000"/>
                <w:kern w:val="0"/>
                <w:sz w:val="20"/>
                <w:szCs w:val="20"/>
                <w:lang w:bidi="ar"/>
              </w:rPr>
            </w:pPr>
          </w:p>
        </w:tc>
        <w:tc>
          <w:tcPr>
            <w:tcW w:w="1347"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91" w:author="余 蓓" w:date="2021-02-07T14:51:00Z">
              <w:tcPr>
                <w:tcW w:w="690"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7B94E8CE" w14:textId="77777777" w:rsidR="00926A12" w:rsidRDefault="00926A12" w:rsidP="00926A12">
            <w:pPr>
              <w:widowControl/>
              <w:spacing w:line="600" w:lineRule="auto"/>
              <w:jc w:val="center"/>
              <w:textAlignment w:val="center"/>
              <w:rPr>
                <w:ins w:id="92" w:author="serena" w:date="2021-02-07T11:39:00Z"/>
                <w:rFonts w:ascii="宋体" w:eastAsia="宋体" w:hAnsi="宋体" w:cs="宋体"/>
                <w:color w:val="000000"/>
                <w:sz w:val="20"/>
                <w:szCs w:val="20"/>
              </w:rPr>
              <w:pPrChange w:id="93" w:author="余 蓓" w:date="2021-02-07T14:37:00Z">
                <w:pPr>
                  <w:widowControl/>
                  <w:spacing w:line="600" w:lineRule="auto"/>
                  <w:jc w:val="center"/>
                  <w:textAlignment w:val="center"/>
                </w:pPr>
              </w:pPrChange>
            </w:pPr>
            <w:r>
              <w:rPr>
                <w:rFonts w:ascii="宋体" w:eastAsia="宋体" w:hAnsi="宋体" w:cs="宋体" w:hint="eastAsia"/>
                <w:color w:val="000000"/>
                <w:kern w:val="0"/>
                <w:sz w:val="20"/>
                <w:szCs w:val="20"/>
                <w:lang w:bidi="ar"/>
              </w:rPr>
              <w:t>中文名</w:t>
            </w:r>
          </w:p>
        </w:tc>
        <w:tc>
          <w:tcPr>
            <w:tcW w:w="1843"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94" w:author="余 蓓" w:date="2021-02-07T14:51:00Z">
              <w:tcPr>
                <w:tcW w:w="1398"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1AB41FB3" w14:textId="77777777" w:rsidR="00926A12" w:rsidRDefault="00926A12" w:rsidP="00926A12">
            <w:pPr>
              <w:widowControl/>
              <w:spacing w:line="600" w:lineRule="auto"/>
              <w:jc w:val="center"/>
              <w:textAlignment w:val="center"/>
              <w:rPr>
                <w:ins w:id="95" w:author="serena" w:date="2021-02-07T11:39:00Z"/>
                <w:rFonts w:ascii="宋体" w:eastAsia="宋体" w:hAnsi="宋体" w:cs="宋体"/>
                <w:color w:val="000000"/>
                <w:sz w:val="20"/>
                <w:szCs w:val="20"/>
              </w:rPr>
              <w:pPrChange w:id="96" w:author="余 蓓" w:date="2021-02-07T14:37:00Z">
                <w:pPr>
                  <w:widowControl/>
                  <w:spacing w:line="600" w:lineRule="auto"/>
                  <w:jc w:val="center"/>
                  <w:textAlignment w:val="center"/>
                </w:pPr>
              </w:pPrChange>
            </w:pPr>
            <w:r>
              <w:rPr>
                <w:rFonts w:ascii="宋体" w:eastAsia="宋体" w:hAnsi="宋体" w:cs="宋体" w:hint="eastAsia"/>
                <w:color w:val="000000"/>
                <w:kern w:val="0"/>
                <w:sz w:val="20"/>
                <w:szCs w:val="20"/>
                <w:lang w:bidi="ar"/>
              </w:rPr>
              <w:t>拉丁名</w:t>
            </w:r>
          </w:p>
        </w:tc>
        <w:tc>
          <w:tcPr>
            <w:tcW w:w="1134"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97" w:author="余 蓓" w:date="2021-02-07T14:51:00Z">
              <w:tcPr>
                <w:tcW w:w="1784"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556A021A" w14:textId="5EDF7503" w:rsidR="00926A12" w:rsidDel="00926A12" w:rsidRDefault="00926A12" w:rsidP="00926A12">
            <w:pPr>
              <w:widowControl/>
              <w:spacing w:line="600" w:lineRule="auto"/>
              <w:jc w:val="center"/>
              <w:textAlignment w:val="center"/>
              <w:rPr>
                <w:ins w:id="98" w:author="serena" w:date="2021-02-07T11:39:00Z"/>
                <w:del w:id="99" w:author="余 蓓" w:date="2021-02-07T14:36:00Z"/>
                <w:rFonts w:ascii="宋体" w:eastAsia="宋体" w:hAnsi="宋体" w:cs="宋体"/>
                <w:kern w:val="0"/>
                <w:sz w:val="20"/>
                <w:szCs w:val="20"/>
                <w:lang w:bidi="ar"/>
              </w:rPr>
              <w:pPrChange w:id="100" w:author="余 蓓" w:date="2021-02-07T14:37:00Z">
                <w:pPr>
                  <w:widowControl/>
                  <w:spacing w:line="600" w:lineRule="auto"/>
                  <w:jc w:val="center"/>
                  <w:textAlignment w:val="center"/>
                </w:pPr>
              </w:pPrChange>
            </w:pPr>
            <w:r>
              <w:rPr>
                <w:rFonts w:ascii="宋体" w:eastAsia="宋体" w:hAnsi="宋体" w:cs="宋体" w:hint="eastAsia"/>
                <w:color w:val="000000"/>
                <w:kern w:val="0"/>
                <w:sz w:val="20"/>
                <w:szCs w:val="20"/>
                <w:lang w:bidi="ar"/>
              </w:rPr>
              <w:t>序列数</w:t>
            </w:r>
          </w:p>
          <w:p w14:paraId="699DEC4F" w14:textId="07514FAB" w:rsidR="00926A12" w:rsidRDefault="00926A12" w:rsidP="00926A12">
            <w:pPr>
              <w:widowControl/>
              <w:spacing w:line="600" w:lineRule="auto"/>
              <w:jc w:val="center"/>
              <w:textAlignment w:val="center"/>
              <w:rPr>
                <w:ins w:id="101" w:author="serena" w:date="2021-02-07T11:39:00Z"/>
                <w:rFonts w:ascii="宋体" w:eastAsia="宋体" w:hAnsi="宋体" w:cs="宋体"/>
                <w:kern w:val="0"/>
                <w:sz w:val="20"/>
                <w:szCs w:val="20"/>
                <w:lang w:bidi="ar"/>
              </w:rPr>
              <w:pPrChange w:id="102" w:author="余 蓓" w:date="2021-02-07T14:37:00Z">
                <w:pPr>
                  <w:widowControl/>
                  <w:spacing w:line="600" w:lineRule="auto"/>
                  <w:jc w:val="center"/>
                  <w:textAlignment w:val="center"/>
                </w:pPr>
              </w:pPrChange>
            </w:pPr>
            <w:del w:id="103" w:author="余 蓓" w:date="2021-02-07T14:36:00Z">
              <w:r w:rsidDel="00926A12">
                <w:rPr>
                  <w:rFonts w:ascii="宋体" w:eastAsia="宋体" w:hAnsi="宋体" w:cs="宋体" w:hint="eastAsia"/>
                  <w:color w:val="000000"/>
                  <w:kern w:val="0"/>
                  <w:sz w:val="20"/>
                  <w:szCs w:val="20"/>
                  <w:lang w:bidi="ar"/>
                </w:rPr>
                <w:delText>相对丰度</w:delText>
              </w:r>
            </w:del>
          </w:p>
        </w:tc>
        <w:tc>
          <w:tcPr>
            <w:tcW w:w="1417"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04" w:author="余 蓓" w:date="2021-02-07T14:51:00Z">
              <w:tcPr>
                <w:tcW w:w="1176"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6A7F84D0" w14:textId="77777777" w:rsidR="00926A12" w:rsidRDefault="00926A12" w:rsidP="00926A12">
            <w:pPr>
              <w:widowControl/>
              <w:spacing w:line="600" w:lineRule="auto"/>
              <w:jc w:val="center"/>
              <w:textAlignment w:val="center"/>
              <w:rPr>
                <w:ins w:id="105" w:author="serena" w:date="2021-02-07T11:39:00Z"/>
                <w:rFonts w:ascii="宋体" w:eastAsia="宋体" w:hAnsi="宋体" w:cs="宋体"/>
                <w:kern w:val="0"/>
                <w:sz w:val="20"/>
                <w:szCs w:val="20"/>
                <w:lang w:bidi="ar"/>
              </w:rPr>
              <w:pPrChange w:id="106" w:author="余 蓓" w:date="2021-02-07T14:37:00Z">
                <w:pPr>
                  <w:widowControl/>
                  <w:spacing w:line="600" w:lineRule="auto"/>
                  <w:jc w:val="center"/>
                  <w:textAlignment w:val="center"/>
                </w:pPr>
              </w:pPrChange>
            </w:pPr>
            <w:r>
              <w:rPr>
                <w:rFonts w:ascii="宋体" w:eastAsia="宋体" w:hAnsi="宋体" w:cs="宋体" w:hint="eastAsia"/>
                <w:color w:val="000000"/>
                <w:kern w:val="0"/>
                <w:sz w:val="20"/>
                <w:szCs w:val="20"/>
                <w:lang w:bidi="ar"/>
              </w:rPr>
              <w:t>中文名</w:t>
            </w:r>
          </w:p>
        </w:tc>
        <w:tc>
          <w:tcPr>
            <w:tcW w:w="1418"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07" w:author="余 蓓" w:date="2021-02-07T14:51:00Z">
              <w:tcPr>
                <w:tcW w:w="1459"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391711E7" w14:textId="77777777" w:rsidR="00926A12" w:rsidRDefault="00926A12" w:rsidP="00926A12">
            <w:pPr>
              <w:widowControl/>
              <w:spacing w:line="600" w:lineRule="auto"/>
              <w:jc w:val="center"/>
              <w:textAlignment w:val="center"/>
              <w:rPr>
                <w:ins w:id="108" w:author="serena" w:date="2021-02-07T11:39:00Z"/>
                <w:rFonts w:ascii="宋体" w:eastAsia="宋体" w:hAnsi="宋体" w:cs="宋体"/>
                <w:kern w:val="0"/>
                <w:sz w:val="20"/>
                <w:szCs w:val="20"/>
                <w:lang w:bidi="ar"/>
              </w:rPr>
              <w:pPrChange w:id="109" w:author="余 蓓" w:date="2021-02-07T14:37:00Z">
                <w:pPr>
                  <w:widowControl/>
                  <w:spacing w:line="600" w:lineRule="auto"/>
                  <w:jc w:val="center"/>
                  <w:textAlignment w:val="center"/>
                </w:pPr>
              </w:pPrChange>
            </w:pPr>
            <w:r>
              <w:rPr>
                <w:rFonts w:ascii="宋体" w:eastAsia="宋体" w:hAnsi="宋体" w:cs="宋体" w:hint="eastAsia"/>
                <w:color w:val="000000"/>
                <w:kern w:val="0"/>
                <w:sz w:val="20"/>
                <w:szCs w:val="20"/>
                <w:lang w:bidi="ar"/>
              </w:rPr>
              <w:t>拉丁名</w:t>
            </w:r>
          </w:p>
        </w:tc>
        <w:tc>
          <w:tcPr>
            <w:tcW w:w="992"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10" w:author="余 蓓" w:date="2021-02-07T14:51:00Z">
              <w:tcPr>
                <w:tcW w:w="811"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4516ABCD" w14:textId="77777777" w:rsidR="00926A12" w:rsidRDefault="00926A12" w:rsidP="00926A12">
            <w:pPr>
              <w:widowControl/>
              <w:spacing w:line="600" w:lineRule="auto"/>
              <w:jc w:val="center"/>
              <w:textAlignment w:val="center"/>
              <w:rPr>
                <w:ins w:id="111" w:author="serena" w:date="2021-02-07T11:39:00Z"/>
                <w:rFonts w:ascii="宋体" w:eastAsia="宋体" w:hAnsi="宋体" w:cs="宋体"/>
                <w:kern w:val="0"/>
                <w:sz w:val="20"/>
                <w:szCs w:val="20"/>
                <w:lang w:bidi="ar"/>
              </w:rPr>
              <w:pPrChange w:id="112" w:author="余 蓓" w:date="2021-02-07T14:37:00Z">
                <w:pPr>
                  <w:widowControl/>
                  <w:spacing w:line="600" w:lineRule="auto"/>
                  <w:jc w:val="center"/>
                  <w:textAlignment w:val="center"/>
                </w:pPr>
              </w:pPrChange>
            </w:pPr>
            <w:r>
              <w:rPr>
                <w:rFonts w:ascii="宋体" w:eastAsia="宋体" w:hAnsi="宋体" w:cs="宋体" w:hint="eastAsia"/>
                <w:color w:val="000000"/>
                <w:kern w:val="0"/>
                <w:sz w:val="20"/>
                <w:szCs w:val="20"/>
                <w:lang w:bidi="ar"/>
              </w:rPr>
              <w:t>序列数</w:t>
            </w:r>
          </w:p>
        </w:tc>
        <w:tc>
          <w:tcPr>
            <w:tcW w:w="1113"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13" w:author="余 蓓" w:date="2021-02-07T14:51:00Z">
              <w:tcPr>
                <w:tcW w:w="1946"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1A4DF0AC" w14:textId="71EA385C" w:rsidR="00926A12" w:rsidDel="00926A12" w:rsidRDefault="00926A12" w:rsidP="00926A12">
            <w:pPr>
              <w:widowControl/>
              <w:spacing w:line="600" w:lineRule="auto"/>
              <w:jc w:val="center"/>
              <w:textAlignment w:val="center"/>
              <w:rPr>
                <w:ins w:id="114" w:author="serena" w:date="2021-02-07T11:39:00Z"/>
                <w:del w:id="115" w:author="余 蓓" w:date="2021-02-07T14:36:00Z"/>
                <w:rFonts w:ascii="宋体" w:eastAsia="宋体" w:hAnsi="宋体" w:cs="宋体" w:hint="eastAsia"/>
                <w:kern w:val="0"/>
                <w:sz w:val="20"/>
                <w:szCs w:val="20"/>
                <w:lang w:bidi="ar"/>
              </w:rPr>
              <w:pPrChange w:id="116" w:author="余 蓓" w:date="2021-02-07T14:37:00Z">
                <w:pPr>
                  <w:widowControl/>
                  <w:spacing w:line="600" w:lineRule="auto"/>
                  <w:jc w:val="center"/>
                  <w:textAlignment w:val="center"/>
                </w:pPr>
              </w:pPrChange>
            </w:pPr>
            <w:del w:id="117" w:author="余 蓓" w:date="2021-02-07T14:36:00Z">
              <w:r w:rsidDel="00926A12">
                <w:rPr>
                  <w:rFonts w:ascii="宋体" w:eastAsia="宋体" w:hAnsi="宋体" w:cs="宋体" w:hint="eastAsia"/>
                  <w:color w:val="000000"/>
                  <w:kern w:val="0"/>
                  <w:sz w:val="20"/>
                  <w:szCs w:val="20"/>
                  <w:lang w:bidi="ar"/>
                </w:rPr>
                <w:delText>覆盖度</w:delText>
              </w:r>
            </w:del>
          </w:p>
          <w:p w14:paraId="00D804EC" w14:textId="251E4D9E" w:rsidR="00926A12" w:rsidRDefault="00926A12" w:rsidP="00926A12">
            <w:pPr>
              <w:widowControl/>
              <w:spacing w:line="600" w:lineRule="auto"/>
              <w:jc w:val="center"/>
              <w:textAlignment w:val="center"/>
              <w:rPr>
                <w:ins w:id="118" w:author="serena" w:date="2021-02-07T11:39:00Z"/>
                <w:rFonts w:ascii="宋体" w:eastAsia="宋体" w:hAnsi="宋体" w:cs="宋体"/>
                <w:kern w:val="0"/>
                <w:sz w:val="20"/>
                <w:szCs w:val="20"/>
                <w:lang w:bidi="ar"/>
              </w:rPr>
              <w:pPrChange w:id="119" w:author="余 蓓" w:date="2021-02-07T14:37:00Z">
                <w:pPr>
                  <w:widowControl/>
                  <w:spacing w:line="600" w:lineRule="auto"/>
                  <w:jc w:val="center"/>
                  <w:textAlignment w:val="center"/>
                </w:pPr>
              </w:pPrChange>
            </w:pPr>
            <w:del w:id="120" w:author="余 蓓" w:date="2021-02-07T14:36:00Z">
              <w:r w:rsidDel="00926A12">
                <w:rPr>
                  <w:rFonts w:ascii="宋体" w:eastAsia="宋体" w:hAnsi="宋体" w:cs="宋体" w:hint="eastAsia"/>
                  <w:color w:val="000000"/>
                  <w:kern w:val="0"/>
                  <w:sz w:val="20"/>
                  <w:szCs w:val="20"/>
                  <w:lang w:bidi="ar"/>
                </w:rPr>
                <w:delText>置信度</w:delText>
              </w:r>
            </w:del>
            <w:ins w:id="121" w:author="余 蓓" w:date="2021-02-07T14:36:00Z">
              <w:r>
                <w:rPr>
                  <w:rFonts w:ascii="宋体" w:eastAsia="宋体" w:hAnsi="宋体" w:cs="宋体" w:hint="eastAsia"/>
                  <w:color w:val="000000"/>
                  <w:kern w:val="0"/>
                  <w:sz w:val="20"/>
                  <w:szCs w:val="20"/>
                  <w:lang w:bidi="ar"/>
                </w:rPr>
                <w:t>相对丰度</w:t>
              </w:r>
            </w:ins>
          </w:p>
        </w:tc>
      </w:tr>
      <w:tr w:rsidR="00926A12" w14:paraId="40E91A3C" w14:textId="77777777" w:rsidTr="000B6590">
        <w:trPr>
          <w:trHeight w:val="391"/>
          <w:ins w:id="122" w:author="serena" w:date="2021-02-07T11:39:00Z"/>
          <w:trPrChange w:id="123" w:author="余 蓓" w:date="2021-02-07T14:51:00Z">
            <w:trPr>
              <w:trHeight w:val="391"/>
            </w:trPr>
          </w:trPrChange>
        </w:trPr>
        <w:tc>
          <w:tcPr>
            <w:tcW w:w="496" w:type="dxa"/>
            <w:tcBorders>
              <w:top w:val="single" w:sz="4" w:space="0" w:color="000000"/>
              <w:left w:val="nil"/>
              <w:bottom w:val="single" w:sz="4" w:space="0" w:color="000000"/>
              <w:right w:val="nil"/>
            </w:tcBorders>
            <w:shd w:val="clear" w:color="auto" w:fill="FFFFFF" w:themeFill="background1"/>
            <w:tcMar>
              <w:top w:w="15" w:type="dxa"/>
              <w:left w:w="15" w:type="dxa"/>
              <w:right w:w="15" w:type="dxa"/>
            </w:tcMar>
            <w:vAlign w:val="center"/>
            <w:tcPrChange w:id="124" w:author="余 蓓" w:date="2021-02-07T14:51:00Z">
              <w:tcPr>
                <w:tcW w:w="496" w:type="dxa"/>
                <w:tcBorders>
                  <w:top w:val="single" w:sz="4" w:space="0" w:color="000000"/>
                  <w:left w:val="nil"/>
                  <w:bottom w:val="single" w:sz="4" w:space="0" w:color="000000"/>
                  <w:right w:val="nil"/>
                </w:tcBorders>
                <w:shd w:val="clear" w:color="auto" w:fill="FFFFFF" w:themeFill="background1"/>
                <w:tcMar>
                  <w:top w:w="15" w:type="dxa"/>
                  <w:left w:w="15" w:type="dxa"/>
                  <w:right w:w="15" w:type="dxa"/>
                </w:tcMar>
                <w:vAlign w:val="center"/>
              </w:tcPr>
            </w:tcPrChange>
          </w:tcPr>
          <w:p w14:paraId="3C69F3C5" w14:textId="77777777" w:rsidR="00926A12" w:rsidRDefault="00926A12">
            <w:pPr>
              <w:widowControl/>
              <w:spacing w:line="600" w:lineRule="auto"/>
              <w:jc w:val="center"/>
              <w:textAlignment w:val="center"/>
              <w:rPr>
                <w:ins w:id="125" w:author="serena" w:date="2021-02-07T11:39:00Z"/>
                <w:rFonts w:ascii="宋体" w:eastAsia="宋体" w:hAnsi="宋体" w:cs="宋体"/>
                <w:color w:val="000000"/>
                <w:sz w:val="20"/>
                <w:szCs w:val="20"/>
              </w:rPr>
            </w:pPr>
          </w:p>
        </w:tc>
        <w:tc>
          <w:tcPr>
            <w:tcW w:w="1347"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126" w:author="余 蓓" w:date="2021-02-07T14:51:00Z">
              <w:tcPr>
                <w:tcW w:w="690"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47B9916D" w14:textId="77777777" w:rsidR="00926A12" w:rsidRDefault="00926A12">
            <w:pPr>
              <w:widowControl/>
              <w:spacing w:line="600" w:lineRule="auto"/>
              <w:jc w:val="center"/>
              <w:textAlignment w:val="center"/>
              <w:rPr>
                <w:ins w:id="127" w:author="serena" w:date="2021-02-07T11:39:00Z"/>
                <w:rFonts w:ascii="宋体" w:eastAsia="宋体" w:hAnsi="宋体" w:cs="宋体"/>
                <w:color w:val="000000"/>
                <w:sz w:val="20"/>
                <w:szCs w:val="20"/>
              </w:rPr>
            </w:pPr>
          </w:p>
        </w:tc>
        <w:tc>
          <w:tcPr>
            <w:tcW w:w="1843"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128" w:author="余 蓓" w:date="2021-02-07T14:51:00Z">
              <w:tcPr>
                <w:tcW w:w="1398"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350CD9AA" w14:textId="77777777" w:rsidR="00926A12" w:rsidRDefault="00926A12">
            <w:pPr>
              <w:widowControl/>
              <w:spacing w:line="600" w:lineRule="auto"/>
              <w:jc w:val="center"/>
              <w:textAlignment w:val="center"/>
              <w:rPr>
                <w:ins w:id="129" w:author="serena" w:date="2021-02-07T11:39:00Z"/>
                <w:rFonts w:ascii="宋体" w:eastAsia="宋体" w:hAnsi="宋体" w:cs="宋体"/>
                <w:color w:val="000000"/>
                <w:sz w:val="20"/>
                <w:szCs w:val="20"/>
              </w:rPr>
            </w:pPr>
          </w:p>
        </w:tc>
        <w:tc>
          <w:tcPr>
            <w:tcW w:w="1134"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130" w:author="余 蓓" w:date="2021-02-07T14:51:00Z">
              <w:tcPr>
                <w:tcW w:w="1784"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330F02DC" w14:textId="77777777" w:rsidR="00926A12" w:rsidRDefault="00926A12">
            <w:pPr>
              <w:widowControl/>
              <w:spacing w:line="600" w:lineRule="auto"/>
              <w:jc w:val="center"/>
              <w:textAlignment w:val="center"/>
              <w:rPr>
                <w:ins w:id="131" w:author="serena" w:date="2021-02-07T11:39:00Z"/>
                <w:rFonts w:ascii="宋体" w:eastAsia="宋体" w:hAnsi="宋体" w:cs="宋体"/>
                <w:color w:val="000000"/>
                <w:sz w:val="20"/>
                <w:szCs w:val="20"/>
              </w:rPr>
            </w:pPr>
          </w:p>
        </w:tc>
        <w:tc>
          <w:tcPr>
            <w:tcW w:w="1417"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32" w:author="余 蓓" w:date="2021-02-07T14:51:00Z">
              <w:tcPr>
                <w:tcW w:w="1176"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61ED7249" w14:textId="77777777" w:rsidR="00926A12" w:rsidRDefault="00926A12">
            <w:pPr>
              <w:widowControl/>
              <w:spacing w:line="600" w:lineRule="auto"/>
              <w:jc w:val="center"/>
              <w:textAlignment w:val="center"/>
              <w:rPr>
                <w:ins w:id="133" w:author="serena" w:date="2021-02-07T11:39:00Z"/>
                <w:rFonts w:ascii="宋体" w:eastAsia="宋体" w:hAnsi="宋体" w:cs="宋体"/>
                <w:color w:val="000000"/>
                <w:sz w:val="20"/>
                <w:szCs w:val="20"/>
              </w:rPr>
            </w:pPr>
          </w:p>
        </w:tc>
        <w:tc>
          <w:tcPr>
            <w:tcW w:w="1418"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34" w:author="余 蓓" w:date="2021-02-07T14:51:00Z">
              <w:tcPr>
                <w:tcW w:w="1459"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6D46357B" w14:textId="77777777" w:rsidR="00926A12" w:rsidRDefault="00926A12">
            <w:pPr>
              <w:widowControl/>
              <w:spacing w:line="600" w:lineRule="auto"/>
              <w:jc w:val="center"/>
              <w:textAlignment w:val="center"/>
              <w:rPr>
                <w:ins w:id="135" w:author="serena" w:date="2021-02-07T11:39:00Z"/>
                <w:rFonts w:ascii="宋体" w:eastAsia="宋体" w:hAnsi="宋体" w:cs="宋体"/>
                <w:color w:val="000000"/>
                <w:sz w:val="20"/>
                <w:szCs w:val="20"/>
              </w:rPr>
            </w:pPr>
          </w:p>
        </w:tc>
        <w:tc>
          <w:tcPr>
            <w:tcW w:w="992"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36" w:author="余 蓓" w:date="2021-02-07T14:51:00Z">
              <w:tcPr>
                <w:tcW w:w="811"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397E9D28" w14:textId="77777777" w:rsidR="00926A12" w:rsidRDefault="00926A12">
            <w:pPr>
              <w:widowControl/>
              <w:spacing w:line="600" w:lineRule="auto"/>
              <w:jc w:val="center"/>
              <w:textAlignment w:val="center"/>
              <w:rPr>
                <w:ins w:id="137" w:author="serena" w:date="2021-02-07T11:39:00Z"/>
                <w:rFonts w:ascii="宋体" w:eastAsia="宋体" w:hAnsi="宋体" w:cs="宋体"/>
                <w:color w:val="000000"/>
                <w:sz w:val="20"/>
                <w:szCs w:val="20"/>
              </w:rPr>
            </w:pPr>
          </w:p>
        </w:tc>
        <w:tc>
          <w:tcPr>
            <w:tcW w:w="1113"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38" w:author="余 蓓" w:date="2021-02-07T14:51:00Z">
              <w:tcPr>
                <w:tcW w:w="1946"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7AC3B44E" w14:textId="77777777" w:rsidR="00926A12" w:rsidRDefault="00926A12">
            <w:pPr>
              <w:widowControl/>
              <w:spacing w:line="600" w:lineRule="auto"/>
              <w:jc w:val="center"/>
              <w:textAlignment w:val="center"/>
              <w:rPr>
                <w:ins w:id="139" w:author="serena" w:date="2021-02-07T11:39:00Z"/>
                <w:rFonts w:ascii="宋体" w:eastAsia="宋体" w:hAnsi="宋体" w:cs="宋体"/>
                <w:color w:val="000000"/>
                <w:sz w:val="20"/>
                <w:szCs w:val="20"/>
              </w:rPr>
            </w:pPr>
          </w:p>
        </w:tc>
      </w:tr>
    </w:tbl>
    <w:p w14:paraId="49A03A0D" w14:textId="77777777" w:rsidR="002150F0" w:rsidRDefault="00C81190">
      <w:pPr>
        <w:spacing w:beforeLines="50" w:before="156" w:afterLines="50" w:after="156" w:line="600" w:lineRule="auto"/>
        <w:jc w:val="lef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t>类型</w:t>
      </w:r>
      <w:r>
        <w:rPr>
          <w:rFonts w:ascii="宋体" w:eastAsia="宋体" w:hAnsi="宋体" w:cs="宋体" w:hint="eastAsia"/>
          <w:color w:val="000000" w:themeColor="text1"/>
          <w:sz w:val="20"/>
          <w:szCs w:val="20"/>
          <w:vertAlign w:val="superscript"/>
        </w:rPr>
        <w:t>a</w:t>
      </w:r>
      <w:r>
        <w:rPr>
          <w:rFonts w:ascii="宋体" w:eastAsia="宋体" w:hAnsi="宋体" w:cs="宋体" w:hint="eastAsia"/>
          <w:color w:val="000000" w:themeColor="text1"/>
          <w:sz w:val="20"/>
          <w:szCs w:val="20"/>
        </w:rPr>
        <w:t>：G</w:t>
      </w:r>
      <w:r>
        <w:rPr>
          <w:rFonts w:ascii="宋体" w:eastAsia="宋体" w:hAnsi="宋体" w:cs="宋体" w:hint="eastAsia"/>
          <w:color w:val="000000" w:themeColor="text1"/>
          <w:sz w:val="20"/>
          <w:szCs w:val="20"/>
          <w:vertAlign w:val="superscript"/>
        </w:rPr>
        <w:t>+</w:t>
      </w:r>
      <w:r>
        <w:rPr>
          <w:rFonts w:ascii="宋体" w:eastAsia="宋体" w:hAnsi="宋体" w:cs="宋体" w:hint="eastAsia"/>
          <w:color w:val="000000" w:themeColor="text1"/>
          <w:sz w:val="20"/>
          <w:szCs w:val="20"/>
        </w:rPr>
        <w:t>：革兰氏阳性菌；G</w:t>
      </w:r>
      <w:r>
        <w:rPr>
          <w:rFonts w:ascii="宋体" w:eastAsia="宋体" w:hAnsi="宋体" w:cs="宋体" w:hint="eastAsia"/>
          <w:color w:val="000000" w:themeColor="text1"/>
          <w:sz w:val="20"/>
          <w:szCs w:val="20"/>
          <w:vertAlign w:val="superscript"/>
        </w:rPr>
        <w:t>−</w:t>
      </w:r>
      <w:r>
        <w:rPr>
          <w:rFonts w:ascii="宋体" w:eastAsia="宋体" w:hAnsi="宋体" w:cs="宋体" w:hint="eastAsia"/>
          <w:color w:val="000000" w:themeColor="text1"/>
          <w:sz w:val="20"/>
          <w:szCs w:val="20"/>
        </w:rPr>
        <w:t>：革兰氏阴性菌</w:t>
      </w:r>
    </w:p>
    <w:tbl>
      <w:tblPr>
        <w:tblW w:w="9806" w:type="dxa"/>
        <w:tblLayout w:type="fixed"/>
        <w:tblCellMar>
          <w:left w:w="0" w:type="dxa"/>
          <w:right w:w="0" w:type="dxa"/>
        </w:tblCellMar>
        <w:tblLook w:val="04A0" w:firstRow="1" w:lastRow="0" w:firstColumn="1" w:lastColumn="0" w:noHBand="0" w:noVBand="1"/>
        <w:tblPrChange w:id="140" w:author="余 蓓" w:date="2021-02-07T14:53:00Z">
          <w:tblPr>
            <w:tblW w:w="9769" w:type="dxa"/>
            <w:tblLayout w:type="fixed"/>
            <w:tblCellMar>
              <w:left w:w="0" w:type="dxa"/>
              <w:right w:w="0" w:type="dxa"/>
            </w:tblCellMar>
            <w:tblLook w:val="04A0" w:firstRow="1" w:lastRow="0" w:firstColumn="1" w:lastColumn="0" w:noHBand="0" w:noVBand="1"/>
          </w:tblPr>
        </w:tblPrChange>
      </w:tblPr>
      <w:tblGrid>
        <w:gridCol w:w="684"/>
        <w:gridCol w:w="546"/>
        <w:gridCol w:w="257"/>
        <w:gridCol w:w="214"/>
        <w:gridCol w:w="426"/>
        <w:gridCol w:w="775"/>
        <w:gridCol w:w="270"/>
        <w:gridCol w:w="89"/>
        <w:gridCol w:w="758"/>
        <w:gridCol w:w="586"/>
        <w:gridCol w:w="215"/>
        <w:gridCol w:w="1134"/>
        <w:gridCol w:w="923"/>
        <w:gridCol w:w="353"/>
        <w:gridCol w:w="425"/>
        <w:gridCol w:w="142"/>
        <w:gridCol w:w="283"/>
        <w:gridCol w:w="567"/>
        <w:gridCol w:w="1122"/>
        <w:gridCol w:w="12"/>
        <w:gridCol w:w="25"/>
        <w:tblGridChange w:id="141">
          <w:tblGrid>
            <w:gridCol w:w="684"/>
            <w:gridCol w:w="546"/>
            <w:gridCol w:w="188"/>
            <w:gridCol w:w="69"/>
            <w:gridCol w:w="214"/>
            <w:gridCol w:w="426"/>
            <w:gridCol w:w="708"/>
            <w:gridCol w:w="67"/>
            <w:gridCol w:w="270"/>
            <w:gridCol w:w="89"/>
            <w:gridCol w:w="141"/>
            <w:gridCol w:w="617"/>
            <w:gridCol w:w="92"/>
            <w:gridCol w:w="129"/>
            <w:gridCol w:w="13"/>
            <w:gridCol w:w="37"/>
            <w:gridCol w:w="315"/>
            <w:gridCol w:w="215"/>
            <w:gridCol w:w="1134"/>
            <w:gridCol w:w="660"/>
            <w:gridCol w:w="263"/>
            <w:gridCol w:w="94"/>
            <w:gridCol w:w="377"/>
            <w:gridCol w:w="37"/>
            <w:gridCol w:w="270"/>
            <w:gridCol w:w="142"/>
            <w:gridCol w:w="450"/>
            <w:gridCol w:w="400"/>
            <w:gridCol w:w="8"/>
            <w:gridCol w:w="584"/>
            <w:gridCol w:w="530"/>
            <w:gridCol w:w="12"/>
            <w:gridCol w:w="25"/>
          </w:tblGrid>
        </w:tblGridChange>
      </w:tblGrid>
      <w:tr w:rsidR="00926A12" w14:paraId="0172AB9A" w14:textId="77777777" w:rsidTr="000B6590">
        <w:trPr>
          <w:gridAfter w:val="2"/>
          <w:wAfter w:w="37" w:type="dxa"/>
          <w:trHeight w:val="426"/>
          <w:trPrChange w:id="142" w:author="余 蓓" w:date="2021-02-07T14:53:00Z">
            <w:trPr>
              <w:gridAfter w:val="2"/>
              <w:trHeight w:val="426"/>
            </w:trPr>
          </w:trPrChange>
        </w:trPr>
        <w:tc>
          <w:tcPr>
            <w:tcW w:w="9769" w:type="dxa"/>
            <w:gridSpan w:val="19"/>
            <w:tcBorders>
              <w:top w:val="nil"/>
              <w:left w:val="nil"/>
              <w:bottom w:val="single" w:sz="4" w:space="0" w:color="auto"/>
              <w:right w:val="nil"/>
            </w:tcBorders>
            <w:shd w:val="clear" w:color="auto" w:fill="auto"/>
            <w:noWrap/>
            <w:tcMar>
              <w:top w:w="15" w:type="dxa"/>
              <w:left w:w="15" w:type="dxa"/>
              <w:right w:w="15" w:type="dxa"/>
            </w:tcMar>
            <w:vAlign w:val="center"/>
            <w:tcPrChange w:id="143" w:author="余 蓓" w:date="2021-02-07T14:53:00Z">
              <w:tcPr>
                <w:tcW w:w="9769" w:type="dxa"/>
                <w:gridSpan w:val="31"/>
                <w:tcBorders>
                  <w:top w:val="nil"/>
                  <w:left w:val="nil"/>
                  <w:bottom w:val="nil"/>
                  <w:right w:val="nil"/>
                </w:tcBorders>
                <w:shd w:val="clear" w:color="auto" w:fill="auto"/>
                <w:noWrap/>
                <w:tcMar>
                  <w:top w:w="15" w:type="dxa"/>
                  <w:left w:w="15" w:type="dxa"/>
                  <w:right w:w="15" w:type="dxa"/>
                </w:tcMar>
                <w:vAlign w:val="center"/>
              </w:tcPr>
            </w:tcPrChange>
          </w:tcPr>
          <w:p w14:paraId="22DFDECA" w14:textId="77777777" w:rsidR="00926A12" w:rsidRDefault="00926A12">
            <w:pPr>
              <w:widowControl/>
              <w:spacing w:line="600" w:lineRule="auto"/>
              <w:jc w:val="left"/>
              <w:textAlignment w:val="center"/>
              <w:rPr>
                <w:rFonts w:ascii="宋体" w:eastAsia="宋体" w:hAnsi="宋体" w:cs="宋体"/>
                <w:b/>
                <w:color w:val="ED7D31"/>
                <w:sz w:val="24"/>
                <w:szCs w:val="24"/>
              </w:rPr>
            </w:pPr>
            <w:r>
              <w:rPr>
                <w:rFonts w:ascii="宋体" w:eastAsia="宋体" w:hAnsi="宋体" w:cs="宋体" w:hint="eastAsia"/>
                <w:b/>
                <w:color w:val="ED7D31"/>
                <w:kern w:val="0"/>
                <w:sz w:val="24"/>
                <w:szCs w:val="24"/>
                <w:lang w:bidi="ar"/>
              </w:rPr>
              <w:t>2.真菌列表</w:t>
            </w:r>
          </w:p>
        </w:tc>
      </w:tr>
      <w:tr w:rsidR="000B6590" w14:paraId="598783DE" w14:textId="77777777" w:rsidTr="000B6590">
        <w:tblPrEx>
          <w:tblPrExChange w:id="144" w:author="余 蓓" w:date="2021-02-07T14:53:00Z">
            <w:tblPrEx>
              <w:tblW w:w="9781" w:type="dxa"/>
            </w:tblPrEx>
          </w:tblPrExChange>
        </w:tblPrEx>
        <w:trPr>
          <w:gridAfter w:val="2"/>
          <w:wAfter w:w="37" w:type="dxa"/>
          <w:trHeight w:val="264"/>
          <w:trPrChange w:id="145" w:author="余 蓓" w:date="2021-02-07T14:53:00Z">
            <w:trPr>
              <w:gridAfter w:val="2"/>
              <w:wAfter w:w="12" w:type="dxa"/>
              <w:trHeight w:val="264"/>
            </w:trPr>
          </w:trPrChange>
        </w:trPr>
        <w:tc>
          <w:tcPr>
            <w:tcW w:w="4820" w:type="dxa"/>
            <w:gridSpan w:val="11"/>
            <w:tcBorders>
              <w:top w:val="single" w:sz="4" w:space="0" w:color="auto"/>
              <w:bottom w:val="single" w:sz="4" w:space="0" w:color="auto"/>
            </w:tcBorders>
            <w:shd w:val="clear" w:color="auto" w:fill="FCE4D6"/>
            <w:noWrap/>
            <w:tcMar>
              <w:top w:w="15" w:type="dxa"/>
              <w:left w:w="15" w:type="dxa"/>
              <w:right w:w="15" w:type="dxa"/>
            </w:tcMar>
            <w:vAlign w:val="center"/>
            <w:tcPrChange w:id="146" w:author="余 蓓" w:date="2021-02-07T14:53:00Z">
              <w:tcPr>
                <w:tcW w:w="4253" w:type="dxa"/>
                <w:gridSpan w:val="15"/>
                <w:tcBorders>
                  <w:top w:val="single" w:sz="4" w:space="0" w:color="auto"/>
                  <w:left w:val="single" w:sz="4" w:space="0" w:color="auto"/>
                  <w:bottom w:val="single" w:sz="4" w:space="0" w:color="auto"/>
                  <w:right w:val="single" w:sz="4" w:space="0" w:color="auto"/>
                </w:tcBorders>
                <w:shd w:val="clear" w:color="auto" w:fill="FCE4D6"/>
                <w:noWrap/>
                <w:tcMar>
                  <w:top w:w="15" w:type="dxa"/>
                  <w:left w:w="15" w:type="dxa"/>
                  <w:right w:w="15" w:type="dxa"/>
                </w:tcMar>
                <w:vAlign w:val="center"/>
              </w:tcPr>
            </w:tcPrChange>
          </w:tcPr>
          <w:p w14:paraId="272DD99C" w14:textId="77777777" w:rsidR="00926A12" w:rsidRDefault="00926A12">
            <w:pPr>
              <w:widowControl/>
              <w:spacing w:line="600" w:lineRule="auto"/>
              <w:jc w:val="center"/>
              <w:textAlignment w:val="center"/>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属</w:t>
            </w:r>
          </w:p>
        </w:tc>
        <w:tc>
          <w:tcPr>
            <w:tcW w:w="4949" w:type="dxa"/>
            <w:gridSpan w:val="8"/>
            <w:tcBorders>
              <w:top w:val="single" w:sz="4" w:space="0" w:color="auto"/>
              <w:bottom w:val="single" w:sz="4" w:space="0" w:color="auto"/>
            </w:tcBorders>
            <w:shd w:val="clear" w:color="auto" w:fill="FFFFFF"/>
            <w:noWrap/>
            <w:tcMar>
              <w:top w:w="15" w:type="dxa"/>
              <w:left w:w="15" w:type="dxa"/>
              <w:right w:w="15" w:type="dxa"/>
            </w:tcMar>
            <w:vAlign w:val="center"/>
            <w:tcPrChange w:id="147" w:author="余 蓓" w:date="2021-02-07T14:53:00Z">
              <w:tcPr>
                <w:tcW w:w="5516" w:type="dxa"/>
                <w:gridSpan w:val="16"/>
                <w:tcBorders>
                  <w:top w:val="single" w:sz="4" w:space="0" w:color="auto"/>
                  <w:left w:val="single" w:sz="4" w:space="0" w:color="auto"/>
                  <w:bottom w:val="single" w:sz="4" w:space="0" w:color="auto"/>
                  <w:right w:val="single" w:sz="4" w:space="0" w:color="auto"/>
                </w:tcBorders>
                <w:shd w:val="clear" w:color="auto" w:fill="FFFFFF"/>
                <w:noWrap/>
                <w:tcMar>
                  <w:top w:w="15" w:type="dxa"/>
                  <w:left w:w="15" w:type="dxa"/>
                  <w:right w:w="15" w:type="dxa"/>
                </w:tcMar>
                <w:vAlign w:val="center"/>
              </w:tcPr>
            </w:tcPrChange>
          </w:tcPr>
          <w:p w14:paraId="25020506" w14:textId="77777777" w:rsidR="00926A12" w:rsidRDefault="00926A12">
            <w:pPr>
              <w:widowControl/>
              <w:spacing w:line="600" w:lineRule="auto"/>
              <w:jc w:val="center"/>
              <w:textAlignment w:val="center"/>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种</w:t>
            </w:r>
          </w:p>
        </w:tc>
      </w:tr>
      <w:tr w:rsidR="00926A12" w14:paraId="1E587336" w14:textId="77777777" w:rsidTr="000B6590">
        <w:tblPrEx>
          <w:tblPrExChange w:id="148" w:author="余 蓓" w:date="2021-02-07T14:53:00Z">
            <w:tblPrEx>
              <w:tblW w:w="9781" w:type="dxa"/>
            </w:tblPrEx>
          </w:tblPrExChange>
        </w:tblPrEx>
        <w:trPr>
          <w:gridAfter w:val="2"/>
          <w:wAfter w:w="37" w:type="dxa"/>
          <w:trHeight w:val="348"/>
          <w:trPrChange w:id="149" w:author="余 蓓" w:date="2021-02-07T14:53:00Z">
            <w:trPr>
              <w:gridAfter w:val="2"/>
              <w:wAfter w:w="12" w:type="dxa"/>
              <w:trHeight w:val="348"/>
            </w:trPr>
          </w:trPrChange>
        </w:trPr>
        <w:tc>
          <w:tcPr>
            <w:tcW w:w="1701" w:type="dxa"/>
            <w:gridSpan w:val="4"/>
            <w:tcBorders>
              <w:top w:val="single" w:sz="4" w:space="0" w:color="auto"/>
              <w:bottom w:val="single" w:sz="4" w:space="0" w:color="auto"/>
            </w:tcBorders>
            <w:shd w:val="clear" w:color="auto" w:fill="FCE4D6"/>
            <w:noWrap/>
            <w:tcMar>
              <w:top w:w="15" w:type="dxa"/>
              <w:left w:w="15" w:type="dxa"/>
              <w:right w:w="15" w:type="dxa"/>
            </w:tcMar>
            <w:vAlign w:val="center"/>
            <w:tcPrChange w:id="150" w:author="余 蓓" w:date="2021-02-07T14:53:00Z">
              <w:tcPr>
                <w:tcW w:w="1418" w:type="dxa"/>
                <w:gridSpan w:val="3"/>
                <w:tcBorders>
                  <w:top w:val="single" w:sz="4" w:space="0" w:color="auto"/>
                  <w:left w:val="single" w:sz="4" w:space="0" w:color="auto"/>
                  <w:bottom w:val="single" w:sz="4" w:space="0" w:color="auto"/>
                  <w:right w:val="single" w:sz="4" w:space="0" w:color="auto"/>
                </w:tcBorders>
                <w:shd w:val="clear" w:color="auto" w:fill="FCE4D6"/>
                <w:noWrap/>
                <w:tcMar>
                  <w:top w:w="15" w:type="dxa"/>
                  <w:left w:w="15" w:type="dxa"/>
                  <w:right w:w="15" w:type="dxa"/>
                </w:tcMar>
                <w:vAlign w:val="center"/>
              </w:tcPr>
            </w:tcPrChange>
          </w:tcPr>
          <w:p w14:paraId="3EDAC52F"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560" w:type="dxa"/>
            <w:gridSpan w:val="4"/>
            <w:tcBorders>
              <w:top w:val="single" w:sz="4" w:space="0" w:color="auto"/>
              <w:bottom w:val="single" w:sz="4" w:space="0" w:color="auto"/>
            </w:tcBorders>
            <w:shd w:val="clear" w:color="auto" w:fill="FCE4D6"/>
            <w:noWrap/>
            <w:tcMar>
              <w:top w:w="15" w:type="dxa"/>
              <w:left w:w="15" w:type="dxa"/>
              <w:right w:w="15" w:type="dxa"/>
            </w:tcMar>
            <w:vAlign w:val="center"/>
            <w:tcPrChange w:id="151" w:author="余 蓓" w:date="2021-02-07T14:53:00Z">
              <w:tcPr>
                <w:tcW w:w="1417" w:type="dxa"/>
                <w:gridSpan w:val="4"/>
                <w:tcBorders>
                  <w:top w:val="single" w:sz="4" w:space="0" w:color="auto"/>
                  <w:left w:val="single" w:sz="4" w:space="0" w:color="auto"/>
                  <w:bottom w:val="single" w:sz="4" w:space="0" w:color="auto"/>
                  <w:right w:val="single" w:sz="4" w:space="0" w:color="auto"/>
                </w:tcBorders>
                <w:shd w:val="clear" w:color="auto" w:fill="FCE4D6"/>
                <w:noWrap/>
                <w:tcMar>
                  <w:top w:w="15" w:type="dxa"/>
                  <w:left w:w="15" w:type="dxa"/>
                  <w:right w:w="15" w:type="dxa"/>
                </w:tcMar>
                <w:vAlign w:val="center"/>
              </w:tcPr>
            </w:tcPrChange>
          </w:tcPr>
          <w:p w14:paraId="69CB8306"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1559" w:type="dxa"/>
            <w:gridSpan w:val="3"/>
            <w:tcBorders>
              <w:top w:val="single" w:sz="4" w:space="0" w:color="auto"/>
              <w:bottom w:val="single" w:sz="4" w:space="0" w:color="auto"/>
            </w:tcBorders>
            <w:shd w:val="clear" w:color="auto" w:fill="FCE4D6"/>
            <w:noWrap/>
            <w:tcMar>
              <w:top w:w="15" w:type="dxa"/>
              <w:left w:w="15" w:type="dxa"/>
              <w:right w:w="15" w:type="dxa"/>
            </w:tcMar>
            <w:vAlign w:val="center"/>
            <w:tcPrChange w:id="152" w:author="余 蓓" w:date="2021-02-07T14:53:00Z">
              <w:tcPr>
                <w:tcW w:w="1418" w:type="dxa"/>
                <w:gridSpan w:val="8"/>
                <w:tcBorders>
                  <w:top w:val="single" w:sz="4" w:space="0" w:color="auto"/>
                  <w:left w:val="single" w:sz="4" w:space="0" w:color="auto"/>
                  <w:bottom w:val="single" w:sz="4" w:space="0" w:color="auto"/>
                  <w:right w:val="single" w:sz="4" w:space="0" w:color="auto"/>
                </w:tcBorders>
                <w:shd w:val="clear" w:color="auto" w:fill="FCE4D6"/>
                <w:noWrap/>
                <w:tcMar>
                  <w:top w:w="15" w:type="dxa"/>
                  <w:left w:w="15" w:type="dxa"/>
                  <w:right w:w="15" w:type="dxa"/>
                </w:tcMar>
                <w:vAlign w:val="center"/>
              </w:tcPr>
            </w:tcPrChange>
          </w:tcPr>
          <w:p w14:paraId="266B9338" w14:textId="07FBA197" w:rsidR="00926A12" w:rsidDel="00926A12" w:rsidRDefault="00926A12" w:rsidP="00926A12">
            <w:pPr>
              <w:widowControl/>
              <w:spacing w:line="600" w:lineRule="auto"/>
              <w:jc w:val="center"/>
              <w:textAlignment w:val="center"/>
              <w:rPr>
                <w:del w:id="153" w:author="余 蓓" w:date="2021-02-07T14:38:00Z"/>
                <w:rFonts w:ascii="宋体" w:eastAsia="宋体" w:hAnsi="宋体" w:cs="宋体"/>
                <w:color w:val="000000"/>
                <w:sz w:val="20"/>
                <w:szCs w:val="20"/>
              </w:rPr>
              <w:pPrChange w:id="154" w:author="余 蓓" w:date="2021-02-07T14:38:00Z">
                <w:pPr>
                  <w:widowControl/>
                  <w:spacing w:line="600" w:lineRule="auto"/>
                  <w:jc w:val="center"/>
                  <w:textAlignment w:val="center"/>
                </w:pPr>
              </w:pPrChange>
            </w:pPr>
            <w:r>
              <w:rPr>
                <w:rFonts w:ascii="宋体" w:eastAsia="宋体" w:hAnsi="宋体" w:cs="宋体" w:hint="eastAsia"/>
                <w:color w:val="000000"/>
                <w:kern w:val="0"/>
                <w:sz w:val="20"/>
                <w:szCs w:val="20"/>
                <w:lang w:bidi="ar"/>
              </w:rPr>
              <w:t>序列数</w:t>
            </w:r>
          </w:p>
          <w:p w14:paraId="0A5A4678" w14:textId="69EF8FC6" w:rsidR="00926A12" w:rsidRDefault="00926A12" w:rsidP="00926A12">
            <w:pPr>
              <w:widowControl/>
              <w:spacing w:line="600" w:lineRule="auto"/>
              <w:jc w:val="center"/>
              <w:textAlignment w:val="center"/>
              <w:rPr>
                <w:rFonts w:ascii="宋体" w:eastAsia="宋体" w:hAnsi="宋体" w:cs="宋体" w:hint="eastAsia"/>
                <w:color w:val="000000"/>
                <w:sz w:val="20"/>
                <w:szCs w:val="20"/>
              </w:rPr>
              <w:pPrChange w:id="155" w:author="余 蓓" w:date="2021-02-07T14:38:00Z">
                <w:pPr>
                  <w:widowControl/>
                  <w:spacing w:line="600" w:lineRule="auto"/>
                  <w:jc w:val="center"/>
                  <w:textAlignment w:val="center"/>
                </w:pPr>
              </w:pPrChange>
            </w:pPr>
            <w:del w:id="156" w:author="余 蓓" w:date="2021-02-07T14:38:00Z">
              <w:r w:rsidDel="00926A12">
                <w:rPr>
                  <w:rFonts w:ascii="宋体" w:eastAsia="宋体" w:hAnsi="宋体" w:cs="宋体" w:hint="eastAsia"/>
                  <w:color w:val="000000"/>
                  <w:kern w:val="0"/>
                  <w:sz w:val="20"/>
                  <w:szCs w:val="20"/>
                  <w:lang w:bidi="ar"/>
                </w:rPr>
                <w:delText>相对丰度</w:delText>
              </w:r>
            </w:del>
          </w:p>
        </w:tc>
        <w:tc>
          <w:tcPr>
            <w:tcW w:w="1134" w:type="dxa"/>
            <w:tcBorders>
              <w:top w:val="single" w:sz="4" w:space="0" w:color="auto"/>
              <w:bottom w:val="single" w:sz="4" w:space="0" w:color="auto"/>
            </w:tcBorders>
            <w:shd w:val="clear" w:color="auto" w:fill="FFFFFF"/>
            <w:noWrap/>
            <w:tcMar>
              <w:top w:w="15" w:type="dxa"/>
              <w:left w:w="15" w:type="dxa"/>
              <w:right w:w="15" w:type="dxa"/>
            </w:tcMar>
            <w:vAlign w:val="center"/>
            <w:tcPrChange w:id="157" w:author="余 蓓" w:date="2021-02-07T14:53:00Z">
              <w:tcPr>
                <w:tcW w:w="1701" w:type="dxa"/>
                <w:gridSpan w:val="4"/>
                <w:tcBorders>
                  <w:top w:val="single" w:sz="4" w:space="0" w:color="auto"/>
                  <w:left w:val="single" w:sz="4" w:space="0" w:color="auto"/>
                  <w:bottom w:val="single" w:sz="4" w:space="0" w:color="auto"/>
                  <w:right w:val="single" w:sz="4" w:space="0" w:color="auto"/>
                </w:tcBorders>
                <w:shd w:val="clear" w:color="auto" w:fill="FFFFFF"/>
                <w:noWrap/>
                <w:tcMar>
                  <w:top w:w="15" w:type="dxa"/>
                  <w:left w:w="15" w:type="dxa"/>
                  <w:right w:w="15" w:type="dxa"/>
                </w:tcMar>
                <w:vAlign w:val="center"/>
              </w:tcPr>
            </w:tcPrChange>
          </w:tcPr>
          <w:p w14:paraId="444E2CA8"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701" w:type="dxa"/>
            <w:gridSpan w:val="3"/>
            <w:tcBorders>
              <w:top w:val="single" w:sz="4" w:space="0" w:color="auto"/>
              <w:bottom w:val="single" w:sz="4" w:space="0" w:color="auto"/>
            </w:tcBorders>
            <w:shd w:val="clear" w:color="auto" w:fill="FFFFFF"/>
            <w:noWrap/>
            <w:tcMar>
              <w:top w:w="15" w:type="dxa"/>
              <w:left w:w="15" w:type="dxa"/>
              <w:right w:w="15" w:type="dxa"/>
            </w:tcMar>
            <w:vAlign w:val="center"/>
            <w:tcPrChange w:id="158" w:author="余 蓓" w:date="2021-02-07T14:53:00Z">
              <w:tcPr>
                <w:tcW w:w="1701" w:type="dxa"/>
                <w:gridSpan w:val="6"/>
                <w:tcBorders>
                  <w:top w:val="single" w:sz="4" w:space="0" w:color="auto"/>
                  <w:left w:val="single" w:sz="4" w:space="0" w:color="auto"/>
                  <w:bottom w:val="single" w:sz="4" w:space="0" w:color="auto"/>
                  <w:right w:val="single" w:sz="4" w:space="0" w:color="auto"/>
                </w:tcBorders>
                <w:shd w:val="clear" w:color="auto" w:fill="FFFFFF"/>
                <w:noWrap/>
                <w:tcMar>
                  <w:top w:w="15" w:type="dxa"/>
                  <w:left w:w="15" w:type="dxa"/>
                  <w:right w:w="15" w:type="dxa"/>
                </w:tcMar>
                <w:vAlign w:val="center"/>
              </w:tcPr>
            </w:tcPrChange>
          </w:tcPr>
          <w:p w14:paraId="0613F251"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992" w:type="dxa"/>
            <w:gridSpan w:val="3"/>
            <w:tcBorders>
              <w:top w:val="single" w:sz="4" w:space="0" w:color="auto"/>
              <w:bottom w:val="single" w:sz="4" w:space="0" w:color="auto"/>
            </w:tcBorders>
            <w:shd w:val="clear" w:color="auto" w:fill="FFFFFF"/>
            <w:noWrap/>
            <w:tcMar>
              <w:top w:w="15" w:type="dxa"/>
              <w:left w:w="15" w:type="dxa"/>
              <w:right w:w="15" w:type="dxa"/>
            </w:tcMar>
            <w:vAlign w:val="center"/>
            <w:tcPrChange w:id="159" w:author="余 蓓" w:date="2021-02-07T14:53:00Z">
              <w:tcPr>
                <w:tcW w:w="992" w:type="dxa"/>
                <w:gridSpan w:val="3"/>
                <w:tcBorders>
                  <w:top w:val="single" w:sz="4" w:space="0" w:color="auto"/>
                  <w:left w:val="single" w:sz="4" w:space="0" w:color="auto"/>
                  <w:bottom w:val="single" w:sz="4" w:space="0" w:color="auto"/>
                  <w:right w:val="single" w:sz="4" w:space="0" w:color="auto"/>
                </w:tcBorders>
                <w:shd w:val="clear" w:color="auto" w:fill="FFFFFF"/>
                <w:noWrap/>
                <w:tcMar>
                  <w:top w:w="15" w:type="dxa"/>
                  <w:left w:w="15" w:type="dxa"/>
                  <w:right w:w="15" w:type="dxa"/>
                </w:tcMar>
                <w:vAlign w:val="center"/>
              </w:tcPr>
            </w:tcPrChange>
          </w:tcPr>
          <w:p w14:paraId="4643B344"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序列数</w:t>
            </w:r>
          </w:p>
        </w:tc>
        <w:tc>
          <w:tcPr>
            <w:tcW w:w="1122" w:type="dxa"/>
            <w:tcBorders>
              <w:top w:val="single" w:sz="4" w:space="0" w:color="auto"/>
              <w:bottom w:val="single" w:sz="4" w:space="0" w:color="auto"/>
            </w:tcBorders>
            <w:shd w:val="clear" w:color="auto" w:fill="FFFFFF"/>
            <w:noWrap/>
            <w:tcMar>
              <w:top w:w="15" w:type="dxa"/>
              <w:left w:w="15" w:type="dxa"/>
              <w:right w:w="15" w:type="dxa"/>
            </w:tcMar>
            <w:vAlign w:val="center"/>
            <w:tcPrChange w:id="160" w:author="余 蓓" w:date="2021-02-07T14:53:00Z">
              <w:tcPr>
                <w:tcW w:w="1122" w:type="dxa"/>
                <w:gridSpan w:val="3"/>
                <w:tcBorders>
                  <w:top w:val="single" w:sz="4" w:space="0" w:color="auto"/>
                  <w:left w:val="single" w:sz="4" w:space="0" w:color="auto"/>
                  <w:bottom w:val="single" w:sz="4" w:space="0" w:color="auto"/>
                  <w:right w:val="single" w:sz="4" w:space="0" w:color="auto"/>
                </w:tcBorders>
                <w:shd w:val="clear" w:color="auto" w:fill="FFFFFF"/>
                <w:noWrap/>
                <w:tcMar>
                  <w:top w:w="15" w:type="dxa"/>
                  <w:left w:w="15" w:type="dxa"/>
                  <w:right w:w="15" w:type="dxa"/>
                </w:tcMar>
                <w:vAlign w:val="center"/>
              </w:tcPr>
            </w:tcPrChange>
          </w:tcPr>
          <w:p w14:paraId="7CDD584D" w14:textId="30842964" w:rsidR="00926A12" w:rsidDel="00926A12" w:rsidRDefault="00926A12">
            <w:pPr>
              <w:widowControl/>
              <w:spacing w:line="600" w:lineRule="auto"/>
              <w:jc w:val="center"/>
              <w:textAlignment w:val="center"/>
              <w:rPr>
                <w:del w:id="161" w:author="余 蓓" w:date="2021-02-07T14:37:00Z"/>
                <w:rFonts w:ascii="宋体" w:eastAsia="宋体" w:hAnsi="宋体" w:cs="宋体" w:hint="eastAsia"/>
                <w:color w:val="000000"/>
                <w:sz w:val="20"/>
                <w:szCs w:val="20"/>
              </w:rPr>
            </w:pPr>
            <w:del w:id="162" w:author="余 蓓" w:date="2021-02-07T14:37:00Z">
              <w:r w:rsidDel="00926A12">
                <w:rPr>
                  <w:rFonts w:ascii="宋体" w:eastAsia="宋体" w:hAnsi="宋体" w:cs="宋体" w:hint="eastAsia"/>
                  <w:color w:val="000000"/>
                  <w:kern w:val="0"/>
                  <w:sz w:val="20"/>
                  <w:szCs w:val="20"/>
                  <w:lang w:bidi="ar"/>
                </w:rPr>
                <w:delText>覆盖度</w:delText>
              </w:r>
            </w:del>
          </w:p>
          <w:p w14:paraId="0FBB4526" w14:textId="27361CAD" w:rsidR="00926A12" w:rsidRDefault="00926A12">
            <w:pPr>
              <w:widowControl/>
              <w:spacing w:line="600" w:lineRule="auto"/>
              <w:jc w:val="center"/>
              <w:textAlignment w:val="center"/>
              <w:rPr>
                <w:rFonts w:ascii="宋体" w:eastAsia="宋体" w:hAnsi="宋体" w:cs="宋体"/>
                <w:color w:val="000000"/>
                <w:sz w:val="20"/>
                <w:szCs w:val="20"/>
              </w:rPr>
            </w:pPr>
            <w:del w:id="163" w:author="余 蓓" w:date="2021-02-07T14:37:00Z">
              <w:r w:rsidDel="00926A12">
                <w:rPr>
                  <w:rFonts w:ascii="宋体" w:eastAsia="宋体" w:hAnsi="宋体" w:cs="宋体" w:hint="eastAsia"/>
                  <w:color w:val="000000"/>
                  <w:kern w:val="0"/>
                  <w:sz w:val="20"/>
                  <w:szCs w:val="20"/>
                  <w:lang w:bidi="ar"/>
                </w:rPr>
                <w:delText>置信度</w:delText>
              </w:r>
            </w:del>
            <w:ins w:id="164" w:author="余 蓓" w:date="2021-02-07T14:37:00Z">
              <w:r>
                <w:rPr>
                  <w:rFonts w:ascii="宋体" w:eastAsia="宋体" w:hAnsi="宋体" w:cs="宋体" w:hint="eastAsia"/>
                  <w:color w:val="000000"/>
                  <w:kern w:val="0"/>
                  <w:sz w:val="20"/>
                  <w:szCs w:val="20"/>
                  <w:lang w:bidi="ar"/>
                </w:rPr>
                <w:t>相对丰度</w:t>
              </w:r>
            </w:ins>
          </w:p>
        </w:tc>
      </w:tr>
      <w:tr w:rsidR="00926A12" w14:paraId="4D07936C" w14:textId="77777777" w:rsidTr="000B6590">
        <w:tblPrEx>
          <w:tblPrExChange w:id="165" w:author="余 蓓" w:date="2021-02-07T14:53:00Z">
            <w:tblPrEx>
              <w:tblW w:w="9781" w:type="dxa"/>
            </w:tblPrEx>
          </w:tblPrExChange>
        </w:tblPrEx>
        <w:trPr>
          <w:gridAfter w:val="2"/>
          <w:wAfter w:w="37" w:type="dxa"/>
          <w:trHeight w:val="453"/>
          <w:trPrChange w:id="166" w:author="余 蓓" w:date="2021-02-07T14:53:00Z">
            <w:trPr>
              <w:gridAfter w:val="2"/>
              <w:wAfter w:w="12" w:type="dxa"/>
              <w:trHeight w:val="453"/>
            </w:trPr>
          </w:trPrChange>
        </w:trPr>
        <w:tc>
          <w:tcPr>
            <w:tcW w:w="1701" w:type="dxa"/>
            <w:gridSpan w:val="4"/>
            <w:tcBorders>
              <w:top w:val="single" w:sz="4" w:space="0" w:color="auto"/>
              <w:bottom w:val="single" w:sz="4" w:space="0" w:color="auto"/>
            </w:tcBorders>
            <w:shd w:val="clear" w:color="auto" w:fill="FCE4D6"/>
            <w:tcMar>
              <w:top w:w="15" w:type="dxa"/>
              <w:left w:w="15" w:type="dxa"/>
              <w:right w:w="15" w:type="dxa"/>
            </w:tcMar>
            <w:vAlign w:val="center"/>
            <w:tcPrChange w:id="167" w:author="余 蓓" w:date="2021-02-07T14:53:00Z">
              <w:tcPr>
                <w:tcW w:w="1418" w:type="dxa"/>
                <w:gridSpan w:val="3"/>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42489F21" w14:textId="53ECF7D1" w:rsidR="00926A12" w:rsidRDefault="00926A12">
            <w:pPr>
              <w:widowControl/>
              <w:spacing w:line="600" w:lineRule="auto"/>
              <w:jc w:val="center"/>
              <w:textAlignment w:val="center"/>
              <w:rPr>
                <w:rFonts w:ascii="宋体" w:eastAsia="宋体" w:hAnsi="宋体" w:cs="宋体"/>
                <w:color w:val="000000"/>
                <w:sz w:val="20"/>
                <w:szCs w:val="20"/>
              </w:rPr>
            </w:pPr>
            <w:del w:id="168" w:author="余 蓓" w:date="2021-02-07T14:38:00Z">
              <w:r w:rsidDel="00926A12">
                <w:rPr>
                  <w:rFonts w:ascii="宋体" w:eastAsia="宋体" w:hAnsi="宋体" w:cs="宋体"/>
                  <w:color w:val="000000"/>
                  <w:sz w:val="20"/>
                  <w:szCs w:val="20"/>
                </w:rPr>
                <w:delText xml:space="preserve"> </w:delText>
              </w:r>
            </w:del>
          </w:p>
        </w:tc>
        <w:tc>
          <w:tcPr>
            <w:tcW w:w="1560" w:type="dxa"/>
            <w:gridSpan w:val="4"/>
            <w:tcBorders>
              <w:top w:val="single" w:sz="4" w:space="0" w:color="auto"/>
              <w:bottom w:val="single" w:sz="4" w:space="0" w:color="auto"/>
            </w:tcBorders>
            <w:shd w:val="clear" w:color="auto" w:fill="FCE4D6"/>
            <w:tcMar>
              <w:top w:w="15" w:type="dxa"/>
              <w:left w:w="15" w:type="dxa"/>
              <w:right w:w="15" w:type="dxa"/>
            </w:tcMar>
            <w:vAlign w:val="center"/>
            <w:tcPrChange w:id="169" w:author="余 蓓" w:date="2021-02-07T14:53:00Z">
              <w:tcPr>
                <w:tcW w:w="1417" w:type="dxa"/>
                <w:gridSpan w:val="4"/>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770D9DE3" w14:textId="38208DCE" w:rsidR="00926A12" w:rsidRDefault="00926A12">
            <w:pPr>
              <w:widowControl/>
              <w:spacing w:line="600" w:lineRule="auto"/>
              <w:jc w:val="center"/>
              <w:textAlignment w:val="center"/>
              <w:rPr>
                <w:rFonts w:ascii="宋体" w:eastAsia="宋体" w:hAnsi="宋体" w:cs="宋体"/>
                <w:i/>
                <w:color w:val="000000"/>
                <w:sz w:val="20"/>
                <w:szCs w:val="20"/>
              </w:rPr>
            </w:pPr>
            <w:del w:id="170" w:author="余 蓓" w:date="2021-02-07T14:38:00Z">
              <w:r w:rsidDel="00926A12">
                <w:rPr>
                  <w:rFonts w:ascii="宋体" w:eastAsia="宋体" w:hAnsi="宋体" w:cs="宋体"/>
                  <w:color w:val="000000"/>
                  <w:sz w:val="20"/>
                  <w:szCs w:val="20"/>
                </w:rPr>
                <w:delText xml:space="preserve"> </w:delText>
              </w:r>
            </w:del>
          </w:p>
        </w:tc>
        <w:tc>
          <w:tcPr>
            <w:tcW w:w="1559" w:type="dxa"/>
            <w:gridSpan w:val="3"/>
            <w:tcBorders>
              <w:top w:val="single" w:sz="4" w:space="0" w:color="auto"/>
              <w:bottom w:val="single" w:sz="4" w:space="0" w:color="auto"/>
            </w:tcBorders>
            <w:shd w:val="clear" w:color="auto" w:fill="FCE4D6"/>
            <w:tcMar>
              <w:top w:w="15" w:type="dxa"/>
              <w:left w:w="15" w:type="dxa"/>
              <w:right w:w="15" w:type="dxa"/>
            </w:tcMar>
            <w:vAlign w:val="center"/>
            <w:tcPrChange w:id="171" w:author="余 蓓" w:date="2021-02-07T14:53:00Z">
              <w:tcPr>
                <w:tcW w:w="1418" w:type="dxa"/>
                <w:gridSpan w:val="8"/>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1B23526D" w14:textId="539938B0" w:rsidR="00926A12" w:rsidDel="00926A12" w:rsidRDefault="00926A12" w:rsidP="00926A12">
            <w:pPr>
              <w:widowControl/>
              <w:spacing w:line="600" w:lineRule="auto"/>
              <w:jc w:val="center"/>
              <w:textAlignment w:val="center"/>
              <w:rPr>
                <w:del w:id="172" w:author="余 蓓" w:date="2021-02-07T14:38:00Z"/>
                <w:rFonts w:ascii="宋体" w:eastAsia="宋体" w:hAnsi="宋体" w:cs="宋体"/>
                <w:color w:val="000000"/>
                <w:sz w:val="20"/>
                <w:szCs w:val="20"/>
              </w:rPr>
              <w:pPrChange w:id="173" w:author="余 蓓" w:date="2021-02-07T14:38:00Z">
                <w:pPr>
                  <w:widowControl/>
                  <w:spacing w:line="600" w:lineRule="auto"/>
                  <w:jc w:val="center"/>
                  <w:textAlignment w:val="center"/>
                </w:pPr>
              </w:pPrChange>
            </w:pPr>
            <w:del w:id="174" w:author="余 蓓" w:date="2021-02-07T14:38:00Z">
              <w:r w:rsidDel="00926A12">
                <w:rPr>
                  <w:rFonts w:ascii="宋体" w:eastAsia="宋体" w:hAnsi="宋体" w:cs="宋体"/>
                  <w:color w:val="000000"/>
                  <w:sz w:val="20"/>
                  <w:szCs w:val="20"/>
                </w:rPr>
                <w:delText xml:space="preserve"> </w:delText>
              </w:r>
            </w:del>
          </w:p>
          <w:p w14:paraId="1B61596D" w14:textId="3067DA02" w:rsidR="00926A12" w:rsidRDefault="00926A12" w:rsidP="00926A12">
            <w:pPr>
              <w:widowControl/>
              <w:spacing w:line="600" w:lineRule="auto"/>
              <w:jc w:val="center"/>
              <w:textAlignment w:val="center"/>
              <w:rPr>
                <w:rFonts w:ascii="宋体" w:eastAsia="宋体" w:hAnsi="宋体" w:cs="宋体"/>
                <w:color w:val="000000"/>
                <w:sz w:val="20"/>
                <w:szCs w:val="20"/>
              </w:rPr>
              <w:pPrChange w:id="175" w:author="余 蓓" w:date="2021-02-07T14:38:00Z">
                <w:pPr>
                  <w:widowControl/>
                  <w:spacing w:line="600" w:lineRule="auto"/>
                  <w:jc w:val="center"/>
                  <w:textAlignment w:val="center"/>
                </w:pPr>
              </w:pPrChange>
            </w:pPr>
            <w:del w:id="176" w:author="余 蓓" w:date="2021-02-07T14:38:00Z">
              <w:r w:rsidDel="00926A12">
                <w:rPr>
                  <w:rFonts w:ascii="宋体" w:eastAsia="宋体" w:hAnsi="宋体" w:cs="宋体"/>
                  <w:color w:val="000000"/>
                  <w:sz w:val="20"/>
                  <w:szCs w:val="20"/>
                </w:rPr>
                <w:delText xml:space="preserve"> </w:delText>
              </w:r>
            </w:del>
          </w:p>
        </w:tc>
        <w:tc>
          <w:tcPr>
            <w:tcW w:w="1134" w:type="dxa"/>
            <w:tcBorders>
              <w:top w:val="single" w:sz="4" w:space="0" w:color="auto"/>
              <w:bottom w:val="single" w:sz="4" w:space="0" w:color="auto"/>
            </w:tcBorders>
            <w:shd w:val="clear" w:color="auto" w:fill="FFFFFF"/>
            <w:tcMar>
              <w:top w:w="15" w:type="dxa"/>
              <w:left w:w="15" w:type="dxa"/>
              <w:right w:w="15" w:type="dxa"/>
            </w:tcMar>
            <w:vAlign w:val="center"/>
            <w:tcPrChange w:id="177" w:author="余 蓓" w:date="2021-02-07T14:53:00Z">
              <w:tcPr>
                <w:tcW w:w="1701" w:type="dxa"/>
                <w:gridSpan w:val="4"/>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00B07E5F" w14:textId="44EC00EA" w:rsidR="00926A12" w:rsidRDefault="00926A12">
            <w:pPr>
              <w:widowControl/>
              <w:spacing w:line="600" w:lineRule="auto"/>
              <w:jc w:val="center"/>
              <w:textAlignment w:val="center"/>
              <w:rPr>
                <w:rFonts w:ascii="宋体" w:eastAsia="宋体" w:hAnsi="宋体" w:cs="宋体"/>
                <w:color w:val="000000"/>
                <w:sz w:val="20"/>
                <w:szCs w:val="20"/>
              </w:rPr>
            </w:pPr>
            <w:del w:id="178" w:author="余 蓓" w:date="2021-02-07T14:38:00Z">
              <w:r w:rsidDel="00926A12">
                <w:rPr>
                  <w:rFonts w:ascii="宋体" w:eastAsia="宋体" w:hAnsi="宋体" w:cs="宋体"/>
                  <w:color w:val="000000"/>
                  <w:sz w:val="20"/>
                  <w:szCs w:val="20"/>
                </w:rPr>
                <w:delText xml:space="preserve"> </w:delText>
              </w:r>
            </w:del>
          </w:p>
        </w:tc>
        <w:tc>
          <w:tcPr>
            <w:tcW w:w="1701" w:type="dxa"/>
            <w:gridSpan w:val="3"/>
            <w:tcBorders>
              <w:top w:val="single" w:sz="4" w:space="0" w:color="auto"/>
              <w:bottom w:val="single" w:sz="4" w:space="0" w:color="auto"/>
            </w:tcBorders>
            <w:shd w:val="clear" w:color="auto" w:fill="FFFFFF"/>
            <w:tcMar>
              <w:top w:w="15" w:type="dxa"/>
              <w:left w:w="15" w:type="dxa"/>
              <w:right w:w="15" w:type="dxa"/>
            </w:tcMar>
            <w:vAlign w:val="center"/>
            <w:tcPrChange w:id="179" w:author="余 蓓" w:date="2021-02-07T14:53:00Z">
              <w:tcPr>
                <w:tcW w:w="1701"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0DECB8D7" w14:textId="2CEBF1BE" w:rsidR="00926A12" w:rsidRDefault="00926A12">
            <w:pPr>
              <w:widowControl/>
              <w:spacing w:line="600" w:lineRule="auto"/>
              <w:jc w:val="center"/>
              <w:textAlignment w:val="center"/>
              <w:rPr>
                <w:rFonts w:ascii="宋体" w:eastAsia="宋体" w:hAnsi="宋体" w:cs="宋体"/>
                <w:i/>
                <w:color w:val="000000"/>
                <w:sz w:val="20"/>
                <w:szCs w:val="20"/>
              </w:rPr>
            </w:pPr>
            <w:del w:id="180" w:author="余 蓓" w:date="2021-02-07T14:38:00Z">
              <w:r w:rsidDel="00926A12">
                <w:rPr>
                  <w:rFonts w:ascii="宋体" w:eastAsia="宋体" w:hAnsi="宋体" w:cs="宋体"/>
                  <w:color w:val="000000"/>
                  <w:sz w:val="20"/>
                  <w:szCs w:val="20"/>
                </w:rPr>
                <w:delText xml:space="preserve"> </w:delText>
              </w:r>
            </w:del>
          </w:p>
        </w:tc>
        <w:tc>
          <w:tcPr>
            <w:tcW w:w="992" w:type="dxa"/>
            <w:gridSpan w:val="3"/>
            <w:tcBorders>
              <w:top w:val="single" w:sz="4" w:space="0" w:color="auto"/>
              <w:bottom w:val="single" w:sz="4" w:space="0" w:color="auto"/>
            </w:tcBorders>
            <w:shd w:val="clear" w:color="auto" w:fill="FFFFFF"/>
            <w:tcMar>
              <w:top w:w="15" w:type="dxa"/>
              <w:left w:w="15" w:type="dxa"/>
              <w:right w:w="15" w:type="dxa"/>
            </w:tcMar>
            <w:vAlign w:val="center"/>
            <w:tcPrChange w:id="181" w:author="余 蓓" w:date="2021-02-07T14:53:00Z">
              <w:tcPr>
                <w:tcW w:w="992"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4D7BB7AB" w14:textId="72A5CC9A" w:rsidR="00926A12" w:rsidRDefault="00926A12">
            <w:pPr>
              <w:widowControl/>
              <w:spacing w:line="600" w:lineRule="auto"/>
              <w:jc w:val="center"/>
              <w:textAlignment w:val="center"/>
              <w:rPr>
                <w:rFonts w:ascii="宋体" w:eastAsia="宋体" w:hAnsi="宋体" w:cs="宋体"/>
                <w:color w:val="000000"/>
                <w:sz w:val="20"/>
                <w:szCs w:val="20"/>
              </w:rPr>
            </w:pPr>
            <w:del w:id="182" w:author="余 蓓" w:date="2021-02-07T14:38:00Z">
              <w:r w:rsidDel="00926A12">
                <w:rPr>
                  <w:rFonts w:ascii="宋体" w:eastAsia="宋体" w:hAnsi="宋体" w:cs="宋体"/>
                  <w:color w:val="000000"/>
                  <w:sz w:val="20"/>
                  <w:szCs w:val="20"/>
                </w:rPr>
                <w:delText xml:space="preserve"> </w:delText>
              </w:r>
            </w:del>
          </w:p>
        </w:tc>
        <w:tc>
          <w:tcPr>
            <w:tcW w:w="1122" w:type="dxa"/>
            <w:tcBorders>
              <w:top w:val="single" w:sz="4" w:space="0" w:color="auto"/>
              <w:bottom w:val="single" w:sz="4" w:space="0" w:color="auto"/>
            </w:tcBorders>
            <w:shd w:val="clear" w:color="auto" w:fill="FFFFFF"/>
            <w:tcMar>
              <w:top w:w="15" w:type="dxa"/>
              <w:left w:w="15" w:type="dxa"/>
              <w:right w:w="15" w:type="dxa"/>
            </w:tcMar>
            <w:vAlign w:val="center"/>
            <w:tcPrChange w:id="183" w:author="余 蓓" w:date="2021-02-07T14:53:00Z">
              <w:tcPr>
                <w:tcW w:w="1122"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72132514" w14:textId="1DC2A1B0" w:rsidR="00926A12" w:rsidDel="00926A12" w:rsidRDefault="00926A12" w:rsidP="00926A12">
            <w:pPr>
              <w:widowControl/>
              <w:spacing w:line="600" w:lineRule="auto"/>
              <w:jc w:val="center"/>
              <w:textAlignment w:val="center"/>
              <w:rPr>
                <w:del w:id="184" w:author="余 蓓" w:date="2021-02-07T14:38:00Z"/>
                <w:rFonts w:ascii="宋体" w:eastAsia="宋体" w:hAnsi="宋体" w:cs="宋体"/>
                <w:color w:val="000000"/>
                <w:sz w:val="20"/>
                <w:szCs w:val="20"/>
              </w:rPr>
              <w:pPrChange w:id="185" w:author="余 蓓" w:date="2021-02-07T14:38:00Z">
                <w:pPr>
                  <w:widowControl/>
                  <w:spacing w:line="600" w:lineRule="auto"/>
                  <w:jc w:val="center"/>
                  <w:textAlignment w:val="center"/>
                </w:pPr>
              </w:pPrChange>
            </w:pPr>
            <w:del w:id="186" w:author="余 蓓" w:date="2021-02-07T14:38:00Z">
              <w:r w:rsidDel="00926A12">
                <w:rPr>
                  <w:rFonts w:ascii="宋体" w:eastAsia="宋体" w:hAnsi="宋体" w:cs="宋体"/>
                  <w:color w:val="000000"/>
                  <w:sz w:val="20"/>
                  <w:szCs w:val="20"/>
                </w:rPr>
                <w:delText xml:space="preserve"> </w:delText>
              </w:r>
            </w:del>
          </w:p>
          <w:p w14:paraId="648E956E" w14:textId="4EC18C71" w:rsidR="00926A12" w:rsidRDefault="00926A12" w:rsidP="00926A12">
            <w:pPr>
              <w:widowControl/>
              <w:spacing w:line="600" w:lineRule="auto"/>
              <w:jc w:val="center"/>
              <w:textAlignment w:val="center"/>
              <w:rPr>
                <w:rFonts w:ascii="宋体" w:eastAsia="宋体" w:hAnsi="宋体" w:cs="宋体"/>
                <w:color w:val="000000"/>
                <w:sz w:val="20"/>
                <w:szCs w:val="20"/>
              </w:rPr>
              <w:pPrChange w:id="187" w:author="余 蓓" w:date="2021-02-07T14:38:00Z">
                <w:pPr>
                  <w:widowControl/>
                  <w:spacing w:line="600" w:lineRule="auto"/>
                  <w:jc w:val="center"/>
                  <w:textAlignment w:val="center"/>
                </w:pPr>
              </w:pPrChange>
            </w:pPr>
            <w:del w:id="188" w:author="余 蓓" w:date="2021-02-07T14:38:00Z">
              <w:r w:rsidDel="00926A12">
                <w:rPr>
                  <w:rFonts w:ascii="宋体" w:eastAsia="宋体" w:hAnsi="宋体" w:cs="宋体"/>
                  <w:color w:val="000000"/>
                  <w:sz w:val="20"/>
                  <w:szCs w:val="20"/>
                </w:rPr>
                <w:delText xml:space="preserve"> </w:delText>
              </w:r>
            </w:del>
          </w:p>
        </w:tc>
      </w:tr>
      <w:tr w:rsidR="00926A12" w14:paraId="046B2F11" w14:textId="77777777" w:rsidTr="000B6590">
        <w:trPr>
          <w:gridAfter w:val="2"/>
          <w:wAfter w:w="37" w:type="dxa"/>
          <w:trHeight w:val="367"/>
          <w:trPrChange w:id="189" w:author="余 蓓" w:date="2021-02-07T14:53:00Z">
            <w:trPr>
              <w:gridAfter w:val="2"/>
              <w:trHeight w:val="367"/>
            </w:trPr>
          </w:trPrChange>
        </w:trPr>
        <w:tc>
          <w:tcPr>
            <w:tcW w:w="9769" w:type="dxa"/>
            <w:gridSpan w:val="19"/>
            <w:tcBorders>
              <w:top w:val="single" w:sz="4" w:space="0" w:color="auto"/>
              <w:left w:val="nil"/>
              <w:bottom w:val="nil"/>
              <w:right w:val="nil"/>
            </w:tcBorders>
            <w:shd w:val="clear" w:color="auto" w:fill="auto"/>
            <w:tcMar>
              <w:top w:w="15" w:type="dxa"/>
              <w:left w:w="15" w:type="dxa"/>
              <w:right w:w="15" w:type="dxa"/>
            </w:tcMar>
            <w:vAlign w:val="center"/>
            <w:tcPrChange w:id="190" w:author="余 蓓" w:date="2021-02-07T14:53:00Z">
              <w:tcPr>
                <w:tcW w:w="9769" w:type="dxa"/>
                <w:gridSpan w:val="31"/>
                <w:tcBorders>
                  <w:top w:val="nil"/>
                  <w:left w:val="nil"/>
                  <w:bottom w:val="nil"/>
                  <w:right w:val="nil"/>
                </w:tcBorders>
                <w:shd w:val="clear" w:color="auto" w:fill="auto"/>
                <w:tcMar>
                  <w:top w:w="15" w:type="dxa"/>
                  <w:left w:w="15" w:type="dxa"/>
                  <w:right w:w="15" w:type="dxa"/>
                </w:tcMar>
                <w:vAlign w:val="center"/>
              </w:tcPr>
            </w:tcPrChange>
          </w:tcPr>
          <w:p w14:paraId="36AF76BE" w14:textId="77777777" w:rsidR="00926A12" w:rsidRDefault="00926A12">
            <w:pPr>
              <w:widowControl/>
              <w:spacing w:line="600" w:lineRule="auto"/>
              <w:jc w:val="left"/>
              <w:textAlignment w:val="center"/>
              <w:rPr>
                <w:rFonts w:ascii="宋体" w:eastAsia="宋体" w:hAnsi="宋体" w:cs="宋体"/>
                <w:b/>
                <w:color w:val="ED7D31"/>
                <w:sz w:val="24"/>
                <w:szCs w:val="24"/>
              </w:rPr>
            </w:pPr>
            <w:r>
              <w:rPr>
                <w:rFonts w:ascii="宋体" w:eastAsia="宋体" w:hAnsi="宋体" w:cs="宋体" w:hint="eastAsia"/>
                <w:b/>
                <w:color w:val="ED7D31"/>
                <w:kern w:val="0"/>
                <w:sz w:val="24"/>
                <w:szCs w:val="24"/>
                <w:lang w:bidi="ar"/>
              </w:rPr>
              <w:t>3.病毒列表</w:t>
            </w:r>
          </w:p>
        </w:tc>
      </w:tr>
      <w:tr w:rsidR="000B6590" w14:paraId="03207625" w14:textId="77777777" w:rsidTr="000B6590">
        <w:tblPrEx>
          <w:tblPrExChange w:id="191" w:author="余 蓓" w:date="2021-02-07T14:51:00Z">
            <w:tblPrEx>
              <w:tblW w:w="9806" w:type="dxa"/>
            </w:tblPrEx>
          </w:tblPrExChange>
        </w:tblPrEx>
        <w:trPr>
          <w:gridAfter w:val="2"/>
          <w:wAfter w:w="37" w:type="dxa"/>
          <w:trHeight w:val="439"/>
          <w:trPrChange w:id="192" w:author="余 蓓" w:date="2021-02-07T14:51:00Z">
            <w:trPr>
              <w:gridAfter w:val="2"/>
              <w:wAfter w:w="37" w:type="dxa"/>
              <w:trHeight w:val="439"/>
            </w:trPr>
          </w:trPrChange>
        </w:trPr>
        <w:tc>
          <w:tcPr>
            <w:tcW w:w="2127" w:type="dxa"/>
            <w:gridSpan w:val="5"/>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93" w:author="余 蓓" w:date="2021-02-07T14:51:00Z">
              <w:tcPr>
                <w:tcW w:w="2127" w:type="dxa"/>
                <w:gridSpan w:val="6"/>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1EF96310" w14:textId="77777777" w:rsidR="00926A12" w:rsidRDefault="00926A12">
            <w:pPr>
              <w:widowControl/>
              <w:spacing w:line="600" w:lineRule="auto"/>
              <w:jc w:val="center"/>
              <w:textAlignment w:val="center"/>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中文名</w:t>
            </w:r>
          </w:p>
        </w:tc>
        <w:tc>
          <w:tcPr>
            <w:tcW w:w="2693" w:type="dxa"/>
            <w:gridSpan w:val="6"/>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94" w:author="余 蓓" w:date="2021-02-07T14:51:00Z">
              <w:tcPr>
                <w:tcW w:w="1984" w:type="dxa"/>
                <w:gridSpan w:val="7"/>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605A2604" w14:textId="77777777" w:rsidR="00926A12" w:rsidRDefault="00926A12">
            <w:pPr>
              <w:widowControl/>
              <w:spacing w:line="600" w:lineRule="auto"/>
              <w:jc w:val="center"/>
              <w:textAlignment w:val="center"/>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拉丁名</w:t>
            </w:r>
          </w:p>
        </w:tc>
        <w:tc>
          <w:tcPr>
            <w:tcW w:w="2977" w:type="dxa"/>
            <w:gridSpan w:val="5"/>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95" w:author="余 蓓" w:date="2021-02-07T14:51:00Z">
              <w:tcPr>
                <w:tcW w:w="3686" w:type="dxa"/>
                <w:gridSpan w:val="13"/>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7D71530C" w14:textId="69506E47" w:rsidR="00926A12" w:rsidRDefault="00926A12">
            <w:pPr>
              <w:widowControl/>
              <w:spacing w:line="600" w:lineRule="auto"/>
              <w:jc w:val="center"/>
              <w:textAlignment w:val="center"/>
              <w:rPr>
                <w:rFonts w:ascii="宋体" w:eastAsia="宋体" w:hAnsi="宋体" w:cs="宋体"/>
                <w:b/>
                <w:bCs/>
                <w:color w:val="000000"/>
                <w:sz w:val="20"/>
                <w:szCs w:val="20"/>
              </w:rPr>
            </w:pPr>
            <w:ins w:id="196" w:author="余 蓓" w:date="2021-02-07T14:39:00Z">
              <w:r>
                <w:rPr>
                  <w:rFonts w:ascii="宋体" w:eastAsia="宋体" w:hAnsi="宋体" w:cs="宋体" w:hint="eastAsia"/>
                  <w:b/>
                  <w:bCs/>
                  <w:color w:val="000000"/>
                  <w:kern w:val="0"/>
                  <w:sz w:val="20"/>
                  <w:szCs w:val="20"/>
                  <w:lang w:bidi="ar"/>
                </w:rPr>
                <w:t>序列数</w:t>
              </w:r>
            </w:ins>
            <w:del w:id="197" w:author="余 蓓" w:date="2021-02-07T14:39:00Z">
              <w:r w:rsidDel="00926A12">
                <w:rPr>
                  <w:rFonts w:ascii="宋体" w:eastAsia="宋体" w:hAnsi="宋体" w:cs="宋体" w:hint="eastAsia"/>
                  <w:b/>
                  <w:bCs/>
                  <w:color w:val="000000"/>
                  <w:kern w:val="0"/>
                  <w:sz w:val="20"/>
                  <w:szCs w:val="20"/>
                  <w:lang w:bidi="ar"/>
                </w:rPr>
                <w:delText>相对丰度</w:delText>
              </w:r>
            </w:del>
          </w:p>
        </w:tc>
        <w:tc>
          <w:tcPr>
            <w:tcW w:w="1972" w:type="dxa"/>
            <w:gridSpan w:val="3"/>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198" w:author="余 蓓" w:date="2021-02-07T14:51:00Z">
              <w:tcPr>
                <w:tcW w:w="1972" w:type="dxa"/>
                <w:gridSpan w:val="5"/>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4B947C41" w14:textId="1A6FA209" w:rsidR="00926A12" w:rsidDel="00926A12" w:rsidRDefault="00926A12">
            <w:pPr>
              <w:widowControl/>
              <w:spacing w:line="600" w:lineRule="auto"/>
              <w:jc w:val="center"/>
              <w:textAlignment w:val="center"/>
              <w:rPr>
                <w:del w:id="199" w:author="余 蓓" w:date="2021-02-07T14:39:00Z"/>
                <w:rFonts w:ascii="宋体" w:eastAsia="宋体" w:hAnsi="宋体" w:cs="宋体"/>
                <w:b/>
                <w:bCs/>
                <w:color w:val="000000"/>
                <w:sz w:val="20"/>
                <w:szCs w:val="20"/>
              </w:rPr>
            </w:pPr>
            <w:ins w:id="200" w:author="余 蓓" w:date="2021-02-07T14:39:00Z">
              <w:r>
                <w:rPr>
                  <w:rFonts w:ascii="宋体" w:eastAsia="宋体" w:hAnsi="宋体" w:cs="宋体" w:hint="eastAsia"/>
                  <w:b/>
                  <w:bCs/>
                  <w:color w:val="000000"/>
                  <w:kern w:val="0"/>
                  <w:sz w:val="20"/>
                  <w:szCs w:val="20"/>
                  <w:lang w:bidi="ar"/>
                </w:rPr>
                <w:t>相对丰度</w:t>
              </w:r>
            </w:ins>
            <w:del w:id="201" w:author="余 蓓" w:date="2021-02-07T14:39:00Z">
              <w:r w:rsidDel="00926A12">
                <w:rPr>
                  <w:rFonts w:ascii="宋体" w:eastAsia="宋体" w:hAnsi="宋体" w:cs="宋体" w:hint="eastAsia"/>
                  <w:b/>
                  <w:bCs/>
                  <w:color w:val="000000"/>
                  <w:kern w:val="0"/>
                  <w:sz w:val="20"/>
                  <w:szCs w:val="20"/>
                  <w:lang w:bidi="ar"/>
                </w:rPr>
                <w:delText>序列数</w:delText>
              </w:r>
            </w:del>
          </w:p>
          <w:p w14:paraId="4422B7A9" w14:textId="47A7E446" w:rsidR="00926A12" w:rsidDel="00926A12" w:rsidRDefault="00926A12" w:rsidP="00926A12">
            <w:pPr>
              <w:widowControl/>
              <w:spacing w:line="600" w:lineRule="auto"/>
              <w:jc w:val="center"/>
              <w:textAlignment w:val="center"/>
              <w:rPr>
                <w:del w:id="202" w:author="余 蓓" w:date="2021-02-07T14:39:00Z"/>
                <w:rFonts w:ascii="宋体" w:eastAsia="宋体" w:hAnsi="宋体" w:cs="宋体"/>
                <w:b/>
                <w:bCs/>
                <w:color w:val="000000"/>
                <w:sz w:val="20"/>
                <w:szCs w:val="20"/>
              </w:rPr>
              <w:pPrChange w:id="203" w:author="余 蓓" w:date="2021-02-07T14:39:00Z">
                <w:pPr>
                  <w:widowControl/>
                  <w:spacing w:line="600" w:lineRule="auto"/>
                  <w:jc w:val="center"/>
                  <w:textAlignment w:val="center"/>
                </w:pPr>
              </w:pPrChange>
            </w:pPr>
            <w:del w:id="204" w:author="余 蓓" w:date="2021-02-07T14:39:00Z">
              <w:r w:rsidDel="00926A12">
                <w:rPr>
                  <w:rFonts w:ascii="宋体" w:eastAsia="宋体" w:hAnsi="宋体" w:cs="宋体" w:hint="eastAsia"/>
                  <w:b/>
                  <w:bCs/>
                  <w:color w:val="000000"/>
                  <w:kern w:val="0"/>
                  <w:sz w:val="20"/>
                  <w:szCs w:val="20"/>
                  <w:lang w:bidi="ar"/>
                </w:rPr>
                <w:delText>覆盖度</w:delText>
              </w:r>
            </w:del>
          </w:p>
          <w:p w14:paraId="26E03A11" w14:textId="21C95731" w:rsidR="00926A12" w:rsidRDefault="00926A12" w:rsidP="00926A12">
            <w:pPr>
              <w:widowControl/>
              <w:spacing w:line="600" w:lineRule="auto"/>
              <w:jc w:val="center"/>
              <w:textAlignment w:val="center"/>
              <w:rPr>
                <w:rFonts w:ascii="宋体" w:eastAsia="宋体" w:hAnsi="宋体" w:cs="宋体"/>
                <w:b/>
                <w:bCs/>
                <w:color w:val="000000"/>
                <w:sz w:val="20"/>
                <w:szCs w:val="20"/>
              </w:rPr>
              <w:pPrChange w:id="205" w:author="余 蓓" w:date="2021-02-07T14:39:00Z">
                <w:pPr>
                  <w:widowControl/>
                  <w:spacing w:line="600" w:lineRule="auto"/>
                  <w:jc w:val="center"/>
                  <w:textAlignment w:val="center"/>
                </w:pPr>
              </w:pPrChange>
            </w:pPr>
            <w:del w:id="206" w:author="余 蓓" w:date="2021-02-07T14:39:00Z">
              <w:r w:rsidDel="00926A12">
                <w:rPr>
                  <w:rFonts w:ascii="宋体" w:eastAsia="宋体" w:hAnsi="宋体" w:cs="宋体" w:hint="eastAsia"/>
                  <w:b/>
                  <w:bCs/>
                  <w:color w:val="000000"/>
                  <w:kern w:val="0"/>
                  <w:sz w:val="20"/>
                  <w:szCs w:val="20"/>
                  <w:lang w:bidi="ar"/>
                </w:rPr>
                <w:delText>置信度</w:delText>
              </w:r>
            </w:del>
          </w:p>
        </w:tc>
      </w:tr>
      <w:tr w:rsidR="000B6590" w14:paraId="64FDA4F0" w14:textId="77777777" w:rsidTr="000B6590">
        <w:tblPrEx>
          <w:tblPrExChange w:id="207" w:author="余 蓓" w:date="2021-02-07T14:51:00Z">
            <w:tblPrEx>
              <w:tblW w:w="9806" w:type="dxa"/>
            </w:tblPrEx>
          </w:tblPrExChange>
        </w:tblPrEx>
        <w:trPr>
          <w:gridAfter w:val="2"/>
          <w:wAfter w:w="37" w:type="dxa"/>
          <w:trHeight w:val="508"/>
          <w:trPrChange w:id="208" w:author="余 蓓" w:date="2021-02-07T14:51:00Z">
            <w:trPr>
              <w:gridAfter w:val="2"/>
              <w:wAfter w:w="37" w:type="dxa"/>
              <w:trHeight w:val="508"/>
            </w:trPr>
          </w:trPrChange>
        </w:trPr>
        <w:tc>
          <w:tcPr>
            <w:tcW w:w="2127" w:type="dxa"/>
            <w:gridSpan w:val="5"/>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209" w:author="余 蓓" w:date="2021-02-07T14:51:00Z">
              <w:tcPr>
                <w:tcW w:w="2127" w:type="dxa"/>
                <w:gridSpan w:val="6"/>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0F61265D"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2693" w:type="dxa"/>
            <w:gridSpan w:val="6"/>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210" w:author="余 蓓" w:date="2021-02-07T14:51:00Z">
              <w:tcPr>
                <w:tcW w:w="1984" w:type="dxa"/>
                <w:gridSpan w:val="7"/>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1D0964C1" w14:textId="17C1DFFB" w:rsidR="00926A12" w:rsidRDefault="00926A12">
            <w:pPr>
              <w:widowControl/>
              <w:spacing w:line="600" w:lineRule="auto"/>
              <w:jc w:val="center"/>
              <w:textAlignment w:val="center"/>
              <w:rPr>
                <w:rFonts w:ascii="宋体" w:eastAsia="宋体" w:hAnsi="宋体" w:cs="宋体"/>
                <w:color w:val="000000"/>
                <w:sz w:val="20"/>
                <w:szCs w:val="20"/>
              </w:rPr>
            </w:pPr>
            <w:del w:id="211" w:author="余 蓓" w:date="2021-02-07T14:39:00Z">
              <w:r w:rsidDel="00926A12">
                <w:rPr>
                  <w:rFonts w:ascii="宋体" w:eastAsia="宋体" w:hAnsi="宋体" w:cs="宋体"/>
                  <w:color w:val="000000"/>
                  <w:sz w:val="20"/>
                  <w:szCs w:val="20"/>
                </w:rPr>
                <w:delText xml:space="preserve"> </w:delText>
              </w:r>
            </w:del>
          </w:p>
        </w:tc>
        <w:tc>
          <w:tcPr>
            <w:tcW w:w="2977" w:type="dxa"/>
            <w:gridSpan w:val="5"/>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212" w:author="余 蓓" w:date="2021-02-07T14:51:00Z">
              <w:tcPr>
                <w:tcW w:w="3686" w:type="dxa"/>
                <w:gridSpan w:val="13"/>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0C6AF59E" w14:textId="03BA517E" w:rsidR="00926A12" w:rsidRDefault="00926A12">
            <w:pPr>
              <w:widowControl/>
              <w:spacing w:line="600" w:lineRule="auto"/>
              <w:jc w:val="center"/>
              <w:textAlignment w:val="center"/>
              <w:rPr>
                <w:rFonts w:ascii="宋体" w:eastAsia="宋体" w:hAnsi="宋体" w:cs="宋体"/>
                <w:color w:val="000000"/>
                <w:sz w:val="20"/>
                <w:szCs w:val="20"/>
              </w:rPr>
            </w:pPr>
            <w:del w:id="213" w:author="余 蓓" w:date="2021-02-07T14:39:00Z">
              <w:r w:rsidDel="00926A12">
                <w:rPr>
                  <w:rFonts w:ascii="宋体" w:eastAsia="宋体" w:hAnsi="宋体" w:cs="宋体"/>
                  <w:color w:val="000000"/>
                  <w:sz w:val="20"/>
                  <w:szCs w:val="20"/>
                </w:rPr>
                <w:delText xml:space="preserve"> </w:delText>
              </w:r>
            </w:del>
          </w:p>
        </w:tc>
        <w:tc>
          <w:tcPr>
            <w:tcW w:w="1972" w:type="dxa"/>
            <w:gridSpan w:val="3"/>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214" w:author="余 蓓" w:date="2021-02-07T14:51:00Z">
              <w:tcPr>
                <w:tcW w:w="1972" w:type="dxa"/>
                <w:gridSpan w:val="5"/>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4D07E092" w14:textId="423F28AA" w:rsidR="00926A12" w:rsidDel="00926A12" w:rsidRDefault="00926A12">
            <w:pPr>
              <w:widowControl/>
              <w:spacing w:line="600" w:lineRule="auto"/>
              <w:jc w:val="center"/>
              <w:textAlignment w:val="center"/>
              <w:rPr>
                <w:del w:id="215" w:author="余 蓓" w:date="2021-02-07T14:39:00Z"/>
                <w:rFonts w:ascii="宋体" w:eastAsia="宋体" w:hAnsi="宋体" w:cs="宋体"/>
                <w:color w:val="000000"/>
                <w:sz w:val="20"/>
                <w:szCs w:val="20"/>
              </w:rPr>
            </w:pPr>
            <w:del w:id="216" w:author="余 蓓" w:date="2021-02-07T14:39:00Z">
              <w:r w:rsidDel="00926A12">
                <w:rPr>
                  <w:rFonts w:ascii="宋体" w:eastAsia="宋体" w:hAnsi="宋体" w:cs="宋体"/>
                  <w:color w:val="000000"/>
                  <w:sz w:val="20"/>
                  <w:szCs w:val="20"/>
                </w:rPr>
                <w:delText xml:space="preserve"> </w:delText>
              </w:r>
            </w:del>
          </w:p>
          <w:p w14:paraId="4E41FBE0" w14:textId="0C07E39E" w:rsidR="00926A12" w:rsidDel="00926A12" w:rsidRDefault="00926A12" w:rsidP="00926A12">
            <w:pPr>
              <w:widowControl/>
              <w:spacing w:line="600" w:lineRule="auto"/>
              <w:jc w:val="center"/>
              <w:textAlignment w:val="center"/>
              <w:rPr>
                <w:del w:id="217" w:author="余 蓓" w:date="2021-02-07T14:39:00Z"/>
                <w:rFonts w:ascii="宋体" w:eastAsia="宋体" w:hAnsi="宋体" w:cs="宋体"/>
                <w:color w:val="000000"/>
                <w:sz w:val="20"/>
                <w:szCs w:val="20"/>
              </w:rPr>
              <w:pPrChange w:id="218" w:author="余 蓓" w:date="2021-02-07T14:39:00Z">
                <w:pPr>
                  <w:widowControl/>
                  <w:spacing w:line="600" w:lineRule="auto"/>
                  <w:jc w:val="center"/>
                  <w:textAlignment w:val="center"/>
                </w:pPr>
              </w:pPrChange>
            </w:pPr>
            <w:del w:id="219" w:author="余 蓓" w:date="2021-02-07T14:39:00Z">
              <w:r w:rsidDel="00926A12">
                <w:rPr>
                  <w:rFonts w:ascii="宋体" w:eastAsia="宋体" w:hAnsi="宋体" w:cs="宋体"/>
                  <w:color w:val="000000"/>
                  <w:sz w:val="20"/>
                  <w:szCs w:val="20"/>
                </w:rPr>
                <w:delText xml:space="preserve"> </w:delText>
              </w:r>
            </w:del>
          </w:p>
          <w:p w14:paraId="55136B06" w14:textId="00E437EC" w:rsidR="00926A12" w:rsidRDefault="00926A12" w:rsidP="00926A12">
            <w:pPr>
              <w:widowControl/>
              <w:spacing w:line="600" w:lineRule="auto"/>
              <w:jc w:val="center"/>
              <w:textAlignment w:val="center"/>
              <w:rPr>
                <w:rFonts w:ascii="宋体" w:eastAsia="宋体" w:hAnsi="宋体" w:cs="宋体"/>
                <w:color w:val="000000"/>
                <w:sz w:val="20"/>
                <w:szCs w:val="20"/>
              </w:rPr>
              <w:pPrChange w:id="220" w:author="余 蓓" w:date="2021-02-07T14:39:00Z">
                <w:pPr>
                  <w:widowControl/>
                  <w:spacing w:line="600" w:lineRule="auto"/>
                  <w:jc w:val="center"/>
                  <w:textAlignment w:val="center"/>
                </w:pPr>
              </w:pPrChange>
            </w:pPr>
            <w:del w:id="221" w:author="余 蓓" w:date="2021-02-07T14:39:00Z">
              <w:r w:rsidDel="00926A12">
                <w:rPr>
                  <w:rFonts w:ascii="宋体" w:eastAsia="宋体" w:hAnsi="宋体" w:cs="宋体"/>
                  <w:color w:val="000000"/>
                  <w:sz w:val="20"/>
                  <w:szCs w:val="20"/>
                </w:rPr>
                <w:delText xml:space="preserve"> </w:delText>
              </w:r>
            </w:del>
          </w:p>
        </w:tc>
      </w:tr>
      <w:tr w:rsidR="00926A12" w14:paraId="4508FEB7" w14:textId="77777777" w:rsidTr="000B6590">
        <w:trPr>
          <w:gridAfter w:val="2"/>
          <w:wAfter w:w="37" w:type="dxa"/>
          <w:trHeight w:val="285"/>
          <w:trPrChange w:id="222" w:author="余 蓓" w:date="2021-02-07T14:53:00Z">
            <w:trPr>
              <w:gridAfter w:val="2"/>
              <w:trHeight w:val="285"/>
            </w:trPr>
          </w:trPrChange>
        </w:trPr>
        <w:tc>
          <w:tcPr>
            <w:tcW w:w="9769" w:type="dxa"/>
            <w:gridSpan w:val="19"/>
            <w:tcBorders>
              <w:top w:val="nil"/>
              <w:left w:val="nil"/>
              <w:bottom w:val="single" w:sz="4" w:space="0" w:color="auto"/>
              <w:right w:val="nil"/>
            </w:tcBorders>
            <w:shd w:val="clear" w:color="auto" w:fill="auto"/>
            <w:tcMar>
              <w:top w:w="15" w:type="dxa"/>
              <w:left w:w="15" w:type="dxa"/>
              <w:right w:w="15" w:type="dxa"/>
            </w:tcMar>
            <w:vAlign w:val="center"/>
            <w:tcPrChange w:id="223" w:author="余 蓓" w:date="2021-02-07T14:53:00Z">
              <w:tcPr>
                <w:tcW w:w="9769" w:type="dxa"/>
                <w:gridSpan w:val="31"/>
                <w:tcBorders>
                  <w:top w:val="nil"/>
                  <w:left w:val="nil"/>
                  <w:bottom w:val="nil"/>
                  <w:right w:val="nil"/>
                </w:tcBorders>
                <w:shd w:val="clear" w:color="auto" w:fill="auto"/>
                <w:tcMar>
                  <w:top w:w="15" w:type="dxa"/>
                  <w:left w:w="15" w:type="dxa"/>
                  <w:right w:w="15" w:type="dxa"/>
                </w:tcMar>
                <w:vAlign w:val="center"/>
              </w:tcPr>
            </w:tcPrChange>
          </w:tcPr>
          <w:p w14:paraId="71AD6A45" w14:textId="4DE851AF" w:rsidR="00926A12" w:rsidDel="000B6590" w:rsidRDefault="00926A12">
            <w:pPr>
              <w:widowControl/>
              <w:spacing w:line="600" w:lineRule="auto"/>
              <w:jc w:val="left"/>
              <w:textAlignment w:val="center"/>
              <w:rPr>
                <w:del w:id="224" w:author="余 蓓" w:date="2021-02-07T14:54:00Z"/>
                <w:rFonts w:ascii="宋体" w:eastAsia="宋体" w:hAnsi="宋体" w:cs="宋体"/>
                <w:b/>
                <w:color w:val="ED7D31"/>
                <w:kern w:val="0"/>
                <w:sz w:val="24"/>
                <w:szCs w:val="24"/>
                <w:lang w:bidi="ar"/>
              </w:rPr>
            </w:pPr>
          </w:p>
          <w:p w14:paraId="510AF5E8" w14:textId="77777777" w:rsidR="000B6590" w:rsidRDefault="000B6590">
            <w:pPr>
              <w:widowControl/>
              <w:spacing w:line="600" w:lineRule="auto"/>
              <w:jc w:val="left"/>
              <w:textAlignment w:val="center"/>
              <w:rPr>
                <w:ins w:id="225" w:author="余 蓓" w:date="2021-02-07T14:57:00Z"/>
                <w:rFonts w:ascii="宋体" w:eastAsia="宋体" w:hAnsi="宋体" w:cs="宋体"/>
                <w:b/>
                <w:color w:val="ED7D31"/>
                <w:kern w:val="0"/>
                <w:sz w:val="24"/>
                <w:szCs w:val="24"/>
                <w:lang w:bidi="ar"/>
              </w:rPr>
            </w:pPr>
          </w:p>
          <w:p w14:paraId="24D2C62A" w14:textId="621EC225" w:rsidR="00926A12" w:rsidRDefault="00926A12">
            <w:pPr>
              <w:widowControl/>
              <w:spacing w:line="600" w:lineRule="auto"/>
              <w:jc w:val="left"/>
              <w:textAlignment w:val="center"/>
              <w:rPr>
                <w:rFonts w:ascii="宋体" w:eastAsia="宋体" w:hAnsi="宋体" w:cs="宋体" w:hint="eastAsia"/>
                <w:b/>
                <w:color w:val="ED7D31"/>
                <w:sz w:val="24"/>
                <w:szCs w:val="24"/>
              </w:rPr>
            </w:pPr>
            <w:r>
              <w:rPr>
                <w:rFonts w:ascii="宋体" w:eastAsia="宋体" w:hAnsi="宋体" w:cs="宋体" w:hint="eastAsia"/>
                <w:b/>
                <w:color w:val="ED7D31"/>
                <w:kern w:val="0"/>
                <w:sz w:val="24"/>
                <w:szCs w:val="24"/>
                <w:lang w:bidi="ar"/>
              </w:rPr>
              <w:lastRenderedPageBreak/>
              <w:t>4.寄生虫列表</w:t>
            </w:r>
          </w:p>
        </w:tc>
      </w:tr>
      <w:tr w:rsidR="000B6590" w14:paraId="2ECBEBF0" w14:textId="77777777" w:rsidTr="000B6590">
        <w:tblPrEx>
          <w:tblPrExChange w:id="226" w:author="余 蓓" w:date="2021-02-07T14:53:00Z">
            <w:tblPrEx>
              <w:tblW w:w="9781" w:type="dxa"/>
            </w:tblPrEx>
          </w:tblPrExChange>
        </w:tblPrEx>
        <w:trPr>
          <w:gridAfter w:val="2"/>
          <w:wAfter w:w="37" w:type="dxa"/>
          <w:trHeight w:val="270"/>
          <w:trPrChange w:id="227" w:author="余 蓓" w:date="2021-02-07T14:53:00Z">
            <w:trPr>
              <w:gridAfter w:val="2"/>
              <w:wAfter w:w="12" w:type="dxa"/>
              <w:trHeight w:val="270"/>
            </w:trPr>
          </w:trPrChange>
        </w:trPr>
        <w:tc>
          <w:tcPr>
            <w:tcW w:w="4820" w:type="dxa"/>
            <w:gridSpan w:val="11"/>
            <w:tcBorders>
              <w:top w:val="single" w:sz="4" w:space="0" w:color="auto"/>
              <w:bottom w:val="single" w:sz="4" w:space="0" w:color="auto"/>
            </w:tcBorders>
            <w:shd w:val="clear" w:color="auto" w:fill="FCE4D6"/>
            <w:tcMar>
              <w:top w:w="15" w:type="dxa"/>
              <w:left w:w="15" w:type="dxa"/>
              <w:right w:w="15" w:type="dxa"/>
            </w:tcMar>
            <w:vAlign w:val="center"/>
            <w:tcPrChange w:id="228" w:author="余 蓓" w:date="2021-02-07T14:53:00Z">
              <w:tcPr>
                <w:tcW w:w="4253" w:type="dxa"/>
                <w:gridSpan w:val="15"/>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05209AEF"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lastRenderedPageBreak/>
              <w:t>属</w:t>
            </w:r>
          </w:p>
        </w:tc>
        <w:tc>
          <w:tcPr>
            <w:tcW w:w="4949" w:type="dxa"/>
            <w:gridSpan w:val="8"/>
            <w:tcBorders>
              <w:top w:val="single" w:sz="4" w:space="0" w:color="auto"/>
              <w:bottom w:val="single" w:sz="4" w:space="0" w:color="auto"/>
            </w:tcBorders>
            <w:shd w:val="clear" w:color="auto" w:fill="FFFFFF"/>
            <w:tcMar>
              <w:top w:w="15" w:type="dxa"/>
              <w:left w:w="15" w:type="dxa"/>
              <w:right w:w="15" w:type="dxa"/>
            </w:tcMar>
            <w:vAlign w:val="center"/>
            <w:tcPrChange w:id="229" w:author="余 蓓" w:date="2021-02-07T14:53:00Z">
              <w:tcPr>
                <w:tcW w:w="5516" w:type="dxa"/>
                <w:gridSpan w:val="16"/>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4EE47E3E"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种</w:t>
            </w:r>
          </w:p>
        </w:tc>
      </w:tr>
      <w:tr w:rsidR="000B6590" w14:paraId="772AFF1B" w14:textId="77777777" w:rsidTr="000B6590">
        <w:tblPrEx>
          <w:tblPrExChange w:id="230" w:author="余 蓓" w:date="2021-02-07T14:53:00Z">
            <w:tblPrEx>
              <w:tblW w:w="9806" w:type="dxa"/>
            </w:tblPrEx>
          </w:tblPrExChange>
        </w:tblPrEx>
        <w:trPr>
          <w:gridAfter w:val="1"/>
          <w:wAfter w:w="25" w:type="dxa"/>
          <w:trHeight w:val="270"/>
          <w:trPrChange w:id="231" w:author="余 蓓" w:date="2021-02-07T14:53:00Z">
            <w:trPr>
              <w:gridAfter w:val="1"/>
              <w:wAfter w:w="25" w:type="dxa"/>
              <w:trHeight w:val="270"/>
            </w:trPr>
          </w:trPrChange>
        </w:trPr>
        <w:tc>
          <w:tcPr>
            <w:tcW w:w="1701" w:type="dxa"/>
            <w:gridSpan w:val="4"/>
            <w:tcBorders>
              <w:top w:val="single" w:sz="4" w:space="0" w:color="auto"/>
              <w:bottom w:val="single" w:sz="4" w:space="0" w:color="auto"/>
            </w:tcBorders>
            <w:shd w:val="clear" w:color="auto" w:fill="FCE4D6"/>
            <w:tcMar>
              <w:top w:w="15" w:type="dxa"/>
              <w:left w:w="15" w:type="dxa"/>
              <w:right w:w="15" w:type="dxa"/>
            </w:tcMar>
            <w:vAlign w:val="center"/>
            <w:tcPrChange w:id="232" w:author="余 蓓" w:date="2021-02-07T14:53:00Z">
              <w:tcPr>
                <w:tcW w:w="1701" w:type="dxa"/>
                <w:gridSpan w:val="5"/>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602720BD"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560" w:type="dxa"/>
            <w:gridSpan w:val="4"/>
            <w:tcBorders>
              <w:top w:val="single" w:sz="4" w:space="0" w:color="auto"/>
              <w:bottom w:val="single" w:sz="4" w:space="0" w:color="auto"/>
            </w:tcBorders>
            <w:shd w:val="clear" w:color="auto" w:fill="FCE4D6"/>
            <w:tcMar>
              <w:top w:w="15" w:type="dxa"/>
              <w:left w:w="15" w:type="dxa"/>
              <w:right w:w="15" w:type="dxa"/>
            </w:tcMar>
            <w:vAlign w:val="center"/>
            <w:tcPrChange w:id="233" w:author="余 蓓" w:date="2021-02-07T14:53:00Z">
              <w:tcPr>
                <w:tcW w:w="1701" w:type="dxa"/>
                <w:gridSpan w:val="6"/>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581FE899"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1559" w:type="dxa"/>
            <w:gridSpan w:val="3"/>
            <w:tcBorders>
              <w:top w:val="single" w:sz="4" w:space="0" w:color="auto"/>
              <w:bottom w:val="single" w:sz="4" w:space="0" w:color="auto"/>
            </w:tcBorders>
            <w:shd w:val="clear" w:color="auto" w:fill="FCE4D6"/>
            <w:tcMar>
              <w:top w:w="15" w:type="dxa"/>
              <w:left w:w="15" w:type="dxa"/>
              <w:right w:w="15" w:type="dxa"/>
            </w:tcMar>
            <w:vAlign w:val="center"/>
            <w:tcPrChange w:id="234" w:author="余 蓓" w:date="2021-02-07T14:53:00Z">
              <w:tcPr>
                <w:tcW w:w="709" w:type="dxa"/>
                <w:gridSpan w:val="2"/>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16C31009" w14:textId="544AE36A" w:rsidR="00926A12" w:rsidDel="00926A12" w:rsidRDefault="00926A12" w:rsidP="00926A12">
            <w:pPr>
              <w:widowControl/>
              <w:spacing w:line="600" w:lineRule="auto"/>
              <w:jc w:val="center"/>
              <w:textAlignment w:val="center"/>
              <w:rPr>
                <w:del w:id="235" w:author="余 蓓" w:date="2021-02-07T14:40:00Z"/>
                <w:rFonts w:ascii="宋体" w:eastAsia="宋体" w:hAnsi="宋体" w:cs="宋体"/>
                <w:color w:val="000000"/>
                <w:sz w:val="20"/>
                <w:szCs w:val="20"/>
              </w:rPr>
              <w:pPrChange w:id="236" w:author="余 蓓" w:date="2021-02-07T14:40:00Z">
                <w:pPr>
                  <w:widowControl/>
                  <w:spacing w:line="600" w:lineRule="auto"/>
                  <w:jc w:val="center"/>
                  <w:textAlignment w:val="center"/>
                </w:pPr>
              </w:pPrChange>
            </w:pPr>
            <w:r>
              <w:rPr>
                <w:rFonts w:ascii="宋体" w:eastAsia="宋体" w:hAnsi="宋体" w:cs="宋体" w:hint="eastAsia"/>
                <w:color w:val="000000"/>
                <w:kern w:val="0"/>
                <w:sz w:val="20"/>
                <w:szCs w:val="20"/>
                <w:lang w:bidi="ar"/>
              </w:rPr>
              <w:t>序列数</w:t>
            </w:r>
          </w:p>
          <w:p w14:paraId="1D6BBA60" w14:textId="3D8E3F79" w:rsidR="00926A12" w:rsidRDefault="00926A12" w:rsidP="00926A12">
            <w:pPr>
              <w:widowControl/>
              <w:spacing w:line="600" w:lineRule="auto"/>
              <w:jc w:val="center"/>
              <w:textAlignment w:val="center"/>
              <w:rPr>
                <w:rFonts w:ascii="宋体" w:eastAsia="宋体" w:hAnsi="宋体" w:cs="宋体"/>
                <w:color w:val="000000"/>
                <w:sz w:val="20"/>
                <w:szCs w:val="20"/>
              </w:rPr>
              <w:pPrChange w:id="237" w:author="余 蓓" w:date="2021-02-07T14:40:00Z">
                <w:pPr>
                  <w:widowControl/>
                  <w:spacing w:line="600" w:lineRule="auto"/>
                  <w:jc w:val="center"/>
                  <w:textAlignment w:val="center"/>
                </w:pPr>
              </w:pPrChange>
            </w:pPr>
            <w:del w:id="238" w:author="余 蓓" w:date="2021-02-07T14:40:00Z">
              <w:r w:rsidDel="00926A12">
                <w:rPr>
                  <w:rFonts w:ascii="宋体" w:eastAsia="宋体" w:hAnsi="宋体" w:cs="宋体" w:hint="eastAsia"/>
                  <w:color w:val="000000"/>
                  <w:kern w:val="0"/>
                  <w:sz w:val="20"/>
                  <w:szCs w:val="20"/>
                  <w:lang w:bidi="ar"/>
                </w:rPr>
                <w:delText>相对丰度</w:delText>
              </w:r>
            </w:del>
          </w:p>
        </w:tc>
        <w:tc>
          <w:tcPr>
            <w:tcW w:w="1134" w:type="dxa"/>
            <w:tcBorders>
              <w:top w:val="single" w:sz="4" w:space="0" w:color="auto"/>
              <w:bottom w:val="single" w:sz="4" w:space="0" w:color="auto"/>
            </w:tcBorders>
            <w:shd w:val="clear" w:color="auto" w:fill="FFFFFF"/>
            <w:tcMar>
              <w:top w:w="15" w:type="dxa"/>
              <w:left w:w="15" w:type="dxa"/>
              <w:right w:w="15" w:type="dxa"/>
            </w:tcMar>
            <w:vAlign w:val="center"/>
            <w:tcPrChange w:id="239" w:author="余 蓓" w:date="2021-02-07T14:53:00Z">
              <w:tcPr>
                <w:tcW w:w="1843"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48D9B623"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701" w:type="dxa"/>
            <w:gridSpan w:val="3"/>
            <w:tcBorders>
              <w:top w:val="single" w:sz="4" w:space="0" w:color="auto"/>
              <w:bottom w:val="single" w:sz="4" w:space="0" w:color="auto"/>
            </w:tcBorders>
            <w:shd w:val="clear" w:color="auto" w:fill="FFFFFF"/>
            <w:tcMar>
              <w:top w:w="15" w:type="dxa"/>
              <w:left w:w="15" w:type="dxa"/>
              <w:right w:w="15" w:type="dxa"/>
            </w:tcMar>
            <w:vAlign w:val="center"/>
            <w:tcPrChange w:id="240" w:author="余 蓓" w:date="2021-02-07T14:53:00Z">
              <w:tcPr>
                <w:tcW w:w="1701"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632D3E92"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992" w:type="dxa"/>
            <w:gridSpan w:val="3"/>
            <w:tcBorders>
              <w:top w:val="single" w:sz="4" w:space="0" w:color="auto"/>
              <w:bottom w:val="single" w:sz="4" w:space="0" w:color="auto"/>
            </w:tcBorders>
            <w:shd w:val="clear" w:color="auto" w:fill="FFFFFF"/>
            <w:tcMar>
              <w:top w:w="15" w:type="dxa"/>
              <w:left w:w="15" w:type="dxa"/>
              <w:right w:w="15" w:type="dxa"/>
            </w:tcMar>
            <w:vAlign w:val="center"/>
            <w:tcPrChange w:id="241" w:author="余 蓓" w:date="2021-02-07T14:53:00Z">
              <w:tcPr>
                <w:tcW w:w="992"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59C6496B"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序列数</w:t>
            </w:r>
          </w:p>
        </w:tc>
        <w:tc>
          <w:tcPr>
            <w:tcW w:w="1134" w:type="dxa"/>
            <w:gridSpan w:val="2"/>
            <w:tcBorders>
              <w:top w:val="single" w:sz="4" w:space="0" w:color="auto"/>
              <w:bottom w:val="single" w:sz="4" w:space="0" w:color="auto"/>
            </w:tcBorders>
            <w:shd w:val="clear" w:color="auto" w:fill="FFFFFF"/>
            <w:tcMar>
              <w:top w:w="15" w:type="dxa"/>
              <w:left w:w="15" w:type="dxa"/>
              <w:right w:w="15" w:type="dxa"/>
            </w:tcMar>
            <w:vAlign w:val="center"/>
            <w:tcPrChange w:id="242" w:author="余 蓓" w:date="2021-02-07T14:53:00Z">
              <w:tcPr>
                <w:tcW w:w="1134" w:type="dxa"/>
                <w:gridSpan w:val="4"/>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2D0839E0" w14:textId="53D66A38" w:rsidR="00926A12" w:rsidDel="00926A12" w:rsidRDefault="00926A12">
            <w:pPr>
              <w:widowControl/>
              <w:spacing w:line="600" w:lineRule="auto"/>
              <w:jc w:val="center"/>
              <w:textAlignment w:val="center"/>
              <w:rPr>
                <w:del w:id="243" w:author="余 蓓" w:date="2021-02-07T14:41:00Z"/>
                <w:rFonts w:ascii="宋体" w:eastAsia="宋体" w:hAnsi="宋体" w:cs="宋体" w:hint="eastAsia"/>
                <w:color w:val="000000"/>
                <w:sz w:val="20"/>
                <w:szCs w:val="20"/>
              </w:rPr>
            </w:pPr>
            <w:del w:id="244" w:author="余 蓓" w:date="2021-02-07T14:41:00Z">
              <w:r w:rsidDel="00926A12">
                <w:rPr>
                  <w:rFonts w:ascii="宋体" w:eastAsia="宋体" w:hAnsi="宋体" w:cs="宋体" w:hint="eastAsia"/>
                  <w:color w:val="000000"/>
                  <w:kern w:val="0"/>
                  <w:sz w:val="20"/>
                  <w:szCs w:val="20"/>
                  <w:lang w:bidi="ar"/>
                </w:rPr>
                <w:delText>覆盖度</w:delText>
              </w:r>
            </w:del>
          </w:p>
          <w:p w14:paraId="189DC213" w14:textId="065825FF" w:rsidR="00926A12" w:rsidRDefault="00926A12">
            <w:pPr>
              <w:widowControl/>
              <w:spacing w:line="600" w:lineRule="auto"/>
              <w:jc w:val="center"/>
              <w:textAlignment w:val="center"/>
              <w:rPr>
                <w:rFonts w:ascii="宋体" w:eastAsia="宋体" w:hAnsi="宋体" w:cs="宋体"/>
                <w:color w:val="000000"/>
                <w:sz w:val="20"/>
                <w:szCs w:val="20"/>
              </w:rPr>
            </w:pPr>
            <w:del w:id="245" w:author="余 蓓" w:date="2021-02-07T14:41:00Z">
              <w:r w:rsidDel="00926A12">
                <w:rPr>
                  <w:rFonts w:ascii="宋体" w:eastAsia="宋体" w:hAnsi="宋体" w:cs="宋体" w:hint="eastAsia"/>
                  <w:color w:val="000000"/>
                  <w:kern w:val="0"/>
                  <w:sz w:val="20"/>
                  <w:szCs w:val="20"/>
                  <w:lang w:bidi="ar"/>
                </w:rPr>
                <w:delText>置信度</w:delText>
              </w:r>
            </w:del>
            <w:ins w:id="246" w:author="余 蓓" w:date="2021-02-07T14:41:00Z">
              <w:r>
                <w:rPr>
                  <w:rFonts w:ascii="宋体" w:eastAsia="宋体" w:hAnsi="宋体" w:cs="宋体" w:hint="eastAsia"/>
                  <w:color w:val="000000"/>
                  <w:kern w:val="0"/>
                  <w:sz w:val="20"/>
                  <w:szCs w:val="20"/>
                  <w:lang w:bidi="ar"/>
                </w:rPr>
                <w:t>相对丰度</w:t>
              </w:r>
            </w:ins>
          </w:p>
        </w:tc>
      </w:tr>
      <w:tr w:rsidR="00926A12" w14:paraId="72DA07B1" w14:textId="77777777" w:rsidTr="000B6590">
        <w:tblPrEx>
          <w:tblPrExChange w:id="247" w:author="余 蓓" w:date="2021-02-07T14:53:00Z">
            <w:tblPrEx>
              <w:tblW w:w="9781" w:type="dxa"/>
            </w:tblPrEx>
          </w:tblPrExChange>
        </w:tblPrEx>
        <w:trPr>
          <w:gridAfter w:val="1"/>
          <w:wAfter w:w="25" w:type="dxa"/>
          <w:trHeight w:val="498"/>
          <w:trPrChange w:id="248" w:author="余 蓓" w:date="2021-02-07T14:53:00Z">
            <w:trPr>
              <w:gridAfter w:val="1"/>
              <w:trHeight w:val="498"/>
            </w:trPr>
          </w:trPrChange>
        </w:trPr>
        <w:tc>
          <w:tcPr>
            <w:tcW w:w="1701" w:type="dxa"/>
            <w:gridSpan w:val="4"/>
            <w:tcBorders>
              <w:top w:val="single" w:sz="4" w:space="0" w:color="auto"/>
              <w:bottom w:val="single" w:sz="4" w:space="0" w:color="auto"/>
            </w:tcBorders>
            <w:shd w:val="clear" w:color="auto" w:fill="FCE4D6"/>
            <w:tcMar>
              <w:top w:w="15" w:type="dxa"/>
              <w:left w:w="15" w:type="dxa"/>
              <w:right w:w="15" w:type="dxa"/>
            </w:tcMar>
            <w:vAlign w:val="center"/>
            <w:tcPrChange w:id="249" w:author="余 蓓" w:date="2021-02-07T14:53:00Z">
              <w:tcPr>
                <w:tcW w:w="1418" w:type="dxa"/>
                <w:gridSpan w:val="3"/>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4789B574" w14:textId="08FB25D9" w:rsidR="00926A12" w:rsidRDefault="00926A12">
            <w:pPr>
              <w:widowControl/>
              <w:spacing w:line="600" w:lineRule="auto"/>
              <w:jc w:val="center"/>
              <w:textAlignment w:val="center"/>
              <w:rPr>
                <w:rFonts w:ascii="宋体" w:eastAsia="宋体" w:hAnsi="宋体" w:cs="宋体"/>
                <w:color w:val="000000"/>
                <w:sz w:val="20"/>
                <w:szCs w:val="20"/>
              </w:rPr>
            </w:pPr>
            <w:del w:id="250" w:author="余 蓓" w:date="2021-02-07T14:42:00Z">
              <w:r w:rsidDel="00926A12">
                <w:rPr>
                  <w:rFonts w:ascii="宋体" w:eastAsia="宋体" w:hAnsi="宋体" w:cs="宋体"/>
                  <w:color w:val="000000"/>
                  <w:sz w:val="20"/>
                  <w:szCs w:val="20"/>
                </w:rPr>
                <w:delText xml:space="preserve"> </w:delText>
              </w:r>
            </w:del>
          </w:p>
        </w:tc>
        <w:tc>
          <w:tcPr>
            <w:tcW w:w="1560" w:type="dxa"/>
            <w:gridSpan w:val="4"/>
            <w:tcBorders>
              <w:top w:val="single" w:sz="4" w:space="0" w:color="auto"/>
              <w:bottom w:val="single" w:sz="4" w:space="0" w:color="auto"/>
            </w:tcBorders>
            <w:shd w:val="clear" w:color="auto" w:fill="FCE4D6"/>
            <w:tcMar>
              <w:top w:w="15" w:type="dxa"/>
              <w:left w:w="15" w:type="dxa"/>
              <w:right w:w="15" w:type="dxa"/>
            </w:tcMar>
            <w:vAlign w:val="center"/>
            <w:tcPrChange w:id="251" w:author="余 蓓" w:date="2021-02-07T14:53:00Z">
              <w:tcPr>
                <w:tcW w:w="1417" w:type="dxa"/>
                <w:gridSpan w:val="4"/>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09030CB8" w14:textId="77777777" w:rsidR="00926A12" w:rsidRDefault="00926A12">
            <w:pPr>
              <w:widowControl/>
              <w:spacing w:line="600" w:lineRule="auto"/>
              <w:jc w:val="center"/>
              <w:textAlignment w:val="center"/>
              <w:rPr>
                <w:rFonts w:ascii="宋体" w:eastAsia="宋体" w:hAnsi="宋体" w:cs="宋体"/>
                <w:i/>
                <w:color w:val="000000"/>
                <w:sz w:val="20"/>
                <w:szCs w:val="20"/>
              </w:rPr>
            </w:pPr>
            <w:r>
              <w:rPr>
                <w:rFonts w:ascii="宋体" w:eastAsia="宋体" w:hAnsi="宋体" w:cs="宋体"/>
                <w:color w:val="000000"/>
                <w:sz w:val="20"/>
                <w:szCs w:val="20"/>
              </w:rPr>
              <w:t xml:space="preserve"> </w:t>
            </w:r>
          </w:p>
        </w:tc>
        <w:tc>
          <w:tcPr>
            <w:tcW w:w="1559" w:type="dxa"/>
            <w:gridSpan w:val="3"/>
            <w:tcBorders>
              <w:top w:val="single" w:sz="4" w:space="0" w:color="auto"/>
              <w:bottom w:val="single" w:sz="4" w:space="0" w:color="auto"/>
            </w:tcBorders>
            <w:shd w:val="clear" w:color="auto" w:fill="FCE4D6"/>
            <w:tcMar>
              <w:top w:w="15" w:type="dxa"/>
              <w:left w:w="15" w:type="dxa"/>
              <w:right w:w="15" w:type="dxa"/>
            </w:tcMar>
            <w:vAlign w:val="center"/>
            <w:tcPrChange w:id="252" w:author="余 蓓" w:date="2021-02-07T14:53:00Z">
              <w:tcPr>
                <w:tcW w:w="1418" w:type="dxa"/>
                <w:gridSpan w:val="8"/>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751FE042" w14:textId="62EB3B43" w:rsidR="00926A12" w:rsidDel="00926A12" w:rsidRDefault="00926A12" w:rsidP="00926A12">
            <w:pPr>
              <w:widowControl/>
              <w:spacing w:line="600" w:lineRule="auto"/>
              <w:jc w:val="center"/>
              <w:textAlignment w:val="center"/>
              <w:rPr>
                <w:del w:id="253" w:author="余 蓓" w:date="2021-02-07T14:45:00Z"/>
                <w:rFonts w:ascii="宋体" w:eastAsia="宋体" w:hAnsi="宋体" w:cs="宋体"/>
                <w:color w:val="000000"/>
                <w:sz w:val="20"/>
                <w:szCs w:val="20"/>
              </w:rPr>
              <w:pPrChange w:id="254" w:author="余 蓓" w:date="2021-02-07T14:45:00Z">
                <w:pPr>
                  <w:widowControl/>
                  <w:spacing w:line="600" w:lineRule="auto"/>
                  <w:jc w:val="center"/>
                  <w:textAlignment w:val="center"/>
                </w:pPr>
              </w:pPrChange>
            </w:pPr>
            <w:r>
              <w:rPr>
                <w:rFonts w:ascii="宋体" w:eastAsia="宋体" w:hAnsi="宋体" w:cs="宋体"/>
                <w:color w:val="000000"/>
                <w:sz w:val="20"/>
                <w:szCs w:val="20"/>
              </w:rPr>
              <w:t xml:space="preserve"> </w:t>
            </w:r>
          </w:p>
          <w:p w14:paraId="39FA59FD" w14:textId="754D59C5" w:rsidR="00926A12" w:rsidRDefault="00926A12" w:rsidP="00926A12">
            <w:pPr>
              <w:widowControl/>
              <w:spacing w:line="600" w:lineRule="auto"/>
              <w:jc w:val="center"/>
              <w:textAlignment w:val="center"/>
              <w:rPr>
                <w:rFonts w:ascii="宋体" w:eastAsia="宋体" w:hAnsi="宋体" w:cs="宋体"/>
                <w:color w:val="000000"/>
                <w:sz w:val="20"/>
                <w:szCs w:val="20"/>
              </w:rPr>
              <w:pPrChange w:id="255" w:author="余 蓓" w:date="2021-02-07T14:45:00Z">
                <w:pPr>
                  <w:widowControl/>
                  <w:spacing w:line="600" w:lineRule="auto"/>
                  <w:jc w:val="center"/>
                  <w:textAlignment w:val="center"/>
                </w:pPr>
              </w:pPrChange>
            </w:pPr>
            <w:del w:id="256" w:author="余 蓓" w:date="2021-02-07T14:45:00Z">
              <w:r w:rsidDel="00926A12">
                <w:rPr>
                  <w:rFonts w:ascii="宋体" w:eastAsia="宋体" w:hAnsi="宋体" w:cs="宋体"/>
                  <w:color w:val="000000"/>
                  <w:sz w:val="20"/>
                  <w:szCs w:val="20"/>
                </w:rPr>
                <w:delText xml:space="preserve"> </w:delText>
              </w:r>
            </w:del>
          </w:p>
        </w:tc>
        <w:tc>
          <w:tcPr>
            <w:tcW w:w="1134" w:type="dxa"/>
            <w:tcBorders>
              <w:top w:val="single" w:sz="4" w:space="0" w:color="auto"/>
              <w:bottom w:val="single" w:sz="4" w:space="0" w:color="auto"/>
            </w:tcBorders>
            <w:shd w:val="clear" w:color="auto" w:fill="FFFFFF"/>
            <w:tcMar>
              <w:top w:w="15" w:type="dxa"/>
              <w:left w:w="15" w:type="dxa"/>
              <w:right w:w="15" w:type="dxa"/>
            </w:tcMar>
            <w:vAlign w:val="center"/>
            <w:tcPrChange w:id="257" w:author="余 蓓" w:date="2021-02-07T14:53:00Z">
              <w:tcPr>
                <w:tcW w:w="1701" w:type="dxa"/>
                <w:gridSpan w:val="4"/>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545B0F15"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701" w:type="dxa"/>
            <w:gridSpan w:val="3"/>
            <w:tcBorders>
              <w:top w:val="single" w:sz="4" w:space="0" w:color="auto"/>
              <w:bottom w:val="single" w:sz="4" w:space="0" w:color="auto"/>
            </w:tcBorders>
            <w:shd w:val="clear" w:color="auto" w:fill="FFFFFF"/>
            <w:tcMar>
              <w:top w:w="15" w:type="dxa"/>
              <w:left w:w="15" w:type="dxa"/>
              <w:right w:w="15" w:type="dxa"/>
            </w:tcMar>
            <w:vAlign w:val="center"/>
            <w:tcPrChange w:id="258" w:author="余 蓓" w:date="2021-02-07T14:53:00Z">
              <w:tcPr>
                <w:tcW w:w="1701" w:type="dxa"/>
                <w:gridSpan w:val="6"/>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445E801B" w14:textId="77777777" w:rsidR="00926A12" w:rsidRDefault="00926A12">
            <w:pPr>
              <w:widowControl/>
              <w:spacing w:line="600" w:lineRule="auto"/>
              <w:jc w:val="center"/>
              <w:textAlignment w:val="center"/>
              <w:rPr>
                <w:rFonts w:ascii="宋体" w:eastAsia="宋体" w:hAnsi="宋体" w:cs="宋体"/>
                <w:i/>
                <w:color w:val="000000"/>
                <w:sz w:val="20"/>
                <w:szCs w:val="20"/>
              </w:rPr>
            </w:pPr>
            <w:r>
              <w:rPr>
                <w:rFonts w:ascii="宋体" w:eastAsia="宋体" w:hAnsi="宋体" w:cs="宋体"/>
                <w:color w:val="000000"/>
                <w:sz w:val="20"/>
                <w:szCs w:val="20"/>
              </w:rPr>
              <w:t xml:space="preserve"> </w:t>
            </w:r>
          </w:p>
        </w:tc>
        <w:tc>
          <w:tcPr>
            <w:tcW w:w="992" w:type="dxa"/>
            <w:gridSpan w:val="3"/>
            <w:tcBorders>
              <w:top w:val="single" w:sz="4" w:space="0" w:color="auto"/>
              <w:bottom w:val="single" w:sz="4" w:space="0" w:color="auto"/>
            </w:tcBorders>
            <w:shd w:val="clear" w:color="auto" w:fill="FFFFFF"/>
            <w:tcMar>
              <w:top w:w="15" w:type="dxa"/>
              <w:left w:w="15" w:type="dxa"/>
              <w:right w:w="15" w:type="dxa"/>
            </w:tcMar>
            <w:vAlign w:val="center"/>
            <w:tcPrChange w:id="259" w:author="余 蓓" w:date="2021-02-07T14:53:00Z">
              <w:tcPr>
                <w:tcW w:w="992"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78655FBA"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134" w:type="dxa"/>
            <w:gridSpan w:val="2"/>
            <w:tcBorders>
              <w:top w:val="single" w:sz="4" w:space="0" w:color="auto"/>
              <w:bottom w:val="single" w:sz="4" w:space="0" w:color="auto"/>
            </w:tcBorders>
            <w:shd w:val="clear" w:color="auto" w:fill="FFFFFF"/>
            <w:tcMar>
              <w:top w:w="15" w:type="dxa"/>
              <w:left w:w="15" w:type="dxa"/>
              <w:right w:w="15" w:type="dxa"/>
            </w:tcMar>
            <w:vAlign w:val="center"/>
            <w:tcPrChange w:id="260" w:author="余 蓓" w:date="2021-02-07T14:53:00Z">
              <w:tcPr>
                <w:tcW w:w="1134" w:type="dxa"/>
                <w:gridSpan w:val="4"/>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64164D31"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r>
      <w:tr w:rsidR="00926A12" w14:paraId="3272A25B" w14:textId="77777777" w:rsidTr="000B6590">
        <w:trPr>
          <w:gridAfter w:val="2"/>
          <w:wAfter w:w="37" w:type="dxa"/>
          <w:trHeight w:val="390"/>
          <w:trPrChange w:id="261" w:author="余 蓓" w:date="2021-02-07T14:49:00Z">
            <w:trPr>
              <w:gridAfter w:val="2"/>
              <w:trHeight w:val="390"/>
            </w:trPr>
          </w:trPrChange>
        </w:trPr>
        <w:tc>
          <w:tcPr>
            <w:tcW w:w="9769" w:type="dxa"/>
            <w:gridSpan w:val="19"/>
            <w:tcBorders>
              <w:top w:val="nil"/>
              <w:left w:val="nil"/>
              <w:bottom w:val="nil"/>
              <w:right w:val="nil"/>
            </w:tcBorders>
            <w:shd w:val="clear" w:color="auto" w:fill="auto"/>
            <w:tcMar>
              <w:top w:w="15" w:type="dxa"/>
              <w:left w:w="15" w:type="dxa"/>
              <w:right w:w="15" w:type="dxa"/>
            </w:tcMar>
            <w:vAlign w:val="center"/>
            <w:tcPrChange w:id="262" w:author="余 蓓" w:date="2021-02-07T14:49:00Z">
              <w:tcPr>
                <w:tcW w:w="9769" w:type="dxa"/>
                <w:gridSpan w:val="31"/>
                <w:tcBorders>
                  <w:top w:val="nil"/>
                  <w:left w:val="nil"/>
                  <w:bottom w:val="nil"/>
                  <w:right w:val="nil"/>
                </w:tcBorders>
                <w:shd w:val="clear" w:color="auto" w:fill="auto"/>
                <w:tcMar>
                  <w:top w:w="15" w:type="dxa"/>
                  <w:left w:w="15" w:type="dxa"/>
                  <w:right w:w="15" w:type="dxa"/>
                </w:tcMar>
                <w:vAlign w:val="center"/>
              </w:tcPr>
            </w:tcPrChange>
          </w:tcPr>
          <w:p w14:paraId="316608F6" w14:textId="77777777" w:rsidR="00926A12" w:rsidRDefault="00926A12">
            <w:pPr>
              <w:widowControl/>
              <w:spacing w:line="600" w:lineRule="auto"/>
              <w:jc w:val="left"/>
              <w:textAlignment w:val="center"/>
              <w:rPr>
                <w:rFonts w:ascii="宋体" w:eastAsia="宋体" w:hAnsi="宋体" w:cs="宋体"/>
                <w:b/>
                <w:color w:val="ED7D31"/>
                <w:sz w:val="24"/>
                <w:szCs w:val="24"/>
              </w:rPr>
            </w:pPr>
            <w:r>
              <w:rPr>
                <w:rFonts w:ascii="宋体" w:eastAsia="宋体" w:hAnsi="宋体" w:cs="宋体" w:hint="eastAsia"/>
                <w:b/>
                <w:color w:val="ED7D31"/>
                <w:kern w:val="0"/>
                <w:sz w:val="24"/>
                <w:szCs w:val="24"/>
                <w:lang w:bidi="ar"/>
              </w:rPr>
              <w:t>5.特殊病原体列表</w:t>
            </w:r>
          </w:p>
        </w:tc>
      </w:tr>
      <w:tr w:rsidR="00926A12" w14:paraId="7A760DE4" w14:textId="77777777" w:rsidTr="000B6590">
        <w:trPr>
          <w:gridAfter w:val="2"/>
          <w:wAfter w:w="37" w:type="dxa"/>
          <w:trHeight w:val="370"/>
          <w:trPrChange w:id="263" w:author="余 蓓" w:date="2021-02-07T14:53:00Z">
            <w:trPr>
              <w:gridAfter w:val="2"/>
              <w:trHeight w:val="370"/>
            </w:trPr>
          </w:trPrChange>
        </w:trPr>
        <w:tc>
          <w:tcPr>
            <w:tcW w:w="9769" w:type="dxa"/>
            <w:gridSpan w:val="19"/>
            <w:tcBorders>
              <w:top w:val="nil"/>
              <w:left w:val="nil"/>
              <w:bottom w:val="single" w:sz="4" w:space="0" w:color="auto"/>
              <w:right w:val="nil"/>
            </w:tcBorders>
            <w:shd w:val="clear" w:color="auto" w:fill="auto"/>
            <w:tcMar>
              <w:top w:w="15" w:type="dxa"/>
              <w:left w:w="15" w:type="dxa"/>
              <w:right w:w="15" w:type="dxa"/>
            </w:tcMar>
            <w:vAlign w:val="center"/>
            <w:tcPrChange w:id="264" w:author="余 蓓" w:date="2021-02-07T14:53:00Z">
              <w:tcPr>
                <w:tcW w:w="9769" w:type="dxa"/>
                <w:gridSpan w:val="31"/>
                <w:tcBorders>
                  <w:top w:val="nil"/>
                  <w:left w:val="nil"/>
                  <w:bottom w:val="nil"/>
                  <w:right w:val="nil"/>
                </w:tcBorders>
                <w:shd w:val="clear" w:color="auto" w:fill="auto"/>
                <w:tcMar>
                  <w:top w:w="15" w:type="dxa"/>
                  <w:left w:w="15" w:type="dxa"/>
                  <w:right w:w="15" w:type="dxa"/>
                </w:tcMar>
                <w:vAlign w:val="center"/>
              </w:tcPr>
            </w:tcPrChange>
          </w:tcPr>
          <w:p w14:paraId="72CB407E" w14:textId="77777777" w:rsidR="00926A12" w:rsidRDefault="00926A12">
            <w:pPr>
              <w:widowControl/>
              <w:spacing w:line="600" w:lineRule="auto"/>
              <w:jc w:val="left"/>
              <w:textAlignment w:val="center"/>
              <w:rPr>
                <w:rFonts w:ascii="宋体" w:eastAsia="宋体" w:hAnsi="宋体" w:cs="宋体"/>
                <w:b/>
                <w:color w:val="ED7D31"/>
                <w:sz w:val="24"/>
                <w:szCs w:val="24"/>
              </w:rPr>
            </w:pPr>
            <w:r>
              <w:rPr>
                <w:rFonts w:ascii="宋体" w:eastAsia="宋体" w:hAnsi="宋体" w:cs="宋体" w:hint="eastAsia"/>
                <w:b/>
                <w:color w:val="ED7D31"/>
                <w:kern w:val="0"/>
                <w:sz w:val="24"/>
                <w:szCs w:val="24"/>
                <w:lang w:bidi="ar"/>
              </w:rPr>
              <w:t>（1）分枝杆菌列表</w:t>
            </w:r>
          </w:p>
        </w:tc>
      </w:tr>
      <w:tr w:rsidR="000B6590" w14:paraId="387A88E7" w14:textId="77777777" w:rsidTr="000B6590">
        <w:tblPrEx>
          <w:tblPrExChange w:id="265" w:author="余 蓓" w:date="2021-02-07T14:53:00Z">
            <w:tblPrEx>
              <w:tblW w:w="9781" w:type="dxa"/>
            </w:tblPrEx>
          </w:tblPrExChange>
        </w:tblPrEx>
        <w:trPr>
          <w:gridAfter w:val="2"/>
          <w:wAfter w:w="37" w:type="dxa"/>
          <w:trHeight w:val="270"/>
          <w:trPrChange w:id="266" w:author="余 蓓" w:date="2021-02-07T14:53:00Z">
            <w:trPr>
              <w:gridAfter w:val="2"/>
              <w:wAfter w:w="12" w:type="dxa"/>
              <w:trHeight w:val="270"/>
            </w:trPr>
          </w:trPrChange>
        </w:trPr>
        <w:tc>
          <w:tcPr>
            <w:tcW w:w="4820" w:type="dxa"/>
            <w:gridSpan w:val="11"/>
            <w:tcBorders>
              <w:top w:val="single" w:sz="4" w:space="0" w:color="auto"/>
              <w:bottom w:val="single" w:sz="4" w:space="0" w:color="auto"/>
            </w:tcBorders>
            <w:shd w:val="clear" w:color="auto" w:fill="FCE4D6"/>
            <w:tcMar>
              <w:top w:w="15" w:type="dxa"/>
              <w:left w:w="15" w:type="dxa"/>
              <w:right w:w="15" w:type="dxa"/>
            </w:tcMar>
            <w:vAlign w:val="center"/>
            <w:tcPrChange w:id="267" w:author="余 蓓" w:date="2021-02-07T14:53:00Z">
              <w:tcPr>
                <w:tcW w:w="4253" w:type="dxa"/>
                <w:gridSpan w:val="15"/>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1DFFE83B"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属</w:t>
            </w:r>
          </w:p>
        </w:tc>
        <w:tc>
          <w:tcPr>
            <w:tcW w:w="4949" w:type="dxa"/>
            <w:gridSpan w:val="8"/>
            <w:tcBorders>
              <w:top w:val="single" w:sz="4" w:space="0" w:color="auto"/>
              <w:bottom w:val="single" w:sz="4" w:space="0" w:color="auto"/>
            </w:tcBorders>
            <w:shd w:val="clear" w:color="auto" w:fill="FFFFFF"/>
            <w:tcMar>
              <w:top w:w="15" w:type="dxa"/>
              <w:left w:w="15" w:type="dxa"/>
              <w:right w:w="15" w:type="dxa"/>
            </w:tcMar>
            <w:vAlign w:val="center"/>
            <w:tcPrChange w:id="268" w:author="余 蓓" w:date="2021-02-07T14:53:00Z">
              <w:tcPr>
                <w:tcW w:w="5516" w:type="dxa"/>
                <w:gridSpan w:val="16"/>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7D7CD168"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种</w:t>
            </w:r>
          </w:p>
        </w:tc>
      </w:tr>
      <w:tr w:rsidR="00926A12" w14:paraId="1B6848B6" w14:textId="77777777" w:rsidTr="000B6590">
        <w:tblPrEx>
          <w:tblPrExChange w:id="269" w:author="余 蓓" w:date="2021-02-07T14:53:00Z">
            <w:tblPrEx>
              <w:tblW w:w="9781" w:type="dxa"/>
            </w:tblPrEx>
          </w:tblPrExChange>
        </w:tblPrEx>
        <w:trPr>
          <w:gridAfter w:val="1"/>
          <w:wAfter w:w="25" w:type="dxa"/>
          <w:trHeight w:val="270"/>
          <w:trPrChange w:id="270" w:author="余 蓓" w:date="2021-02-07T14:53:00Z">
            <w:trPr>
              <w:gridAfter w:val="1"/>
              <w:trHeight w:val="270"/>
            </w:trPr>
          </w:trPrChange>
        </w:trPr>
        <w:tc>
          <w:tcPr>
            <w:tcW w:w="1701" w:type="dxa"/>
            <w:gridSpan w:val="4"/>
            <w:tcBorders>
              <w:top w:val="single" w:sz="4" w:space="0" w:color="auto"/>
              <w:bottom w:val="single" w:sz="4" w:space="0" w:color="auto"/>
            </w:tcBorders>
            <w:shd w:val="clear" w:color="auto" w:fill="FCE4D6"/>
            <w:tcMar>
              <w:top w:w="15" w:type="dxa"/>
              <w:left w:w="15" w:type="dxa"/>
              <w:right w:w="15" w:type="dxa"/>
            </w:tcMar>
            <w:vAlign w:val="center"/>
            <w:tcPrChange w:id="271" w:author="余 蓓" w:date="2021-02-07T14:53:00Z">
              <w:tcPr>
                <w:tcW w:w="1418" w:type="dxa"/>
                <w:gridSpan w:val="3"/>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4FE2E527"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560" w:type="dxa"/>
            <w:gridSpan w:val="4"/>
            <w:tcBorders>
              <w:top w:val="single" w:sz="4" w:space="0" w:color="auto"/>
              <w:bottom w:val="single" w:sz="4" w:space="0" w:color="auto"/>
            </w:tcBorders>
            <w:shd w:val="clear" w:color="auto" w:fill="FCE4D6"/>
            <w:tcMar>
              <w:top w:w="15" w:type="dxa"/>
              <w:left w:w="15" w:type="dxa"/>
              <w:right w:w="15" w:type="dxa"/>
            </w:tcMar>
            <w:vAlign w:val="center"/>
            <w:tcPrChange w:id="272" w:author="余 蓓" w:date="2021-02-07T14:53:00Z">
              <w:tcPr>
                <w:tcW w:w="1417" w:type="dxa"/>
                <w:gridSpan w:val="4"/>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4E7DDDD6"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1559" w:type="dxa"/>
            <w:gridSpan w:val="3"/>
            <w:tcBorders>
              <w:top w:val="single" w:sz="4" w:space="0" w:color="auto"/>
              <w:bottom w:val="single" w:sz="4" w:space="0" w:color="auto"/>
            </w:tcBorders>
            <w:shd w:val="clear" w:color="auto" w:fill="FCE4D6"/>
            <w:tcMar>
              <w:top w:w="15" w:type="dxa"/>
              <w:left w:w="15" w:type="dxa"/>
              <w:right w:w="15" w:type="dxa"/>
            </w:tcMar>
            <w:vAlign w:val="center"/>
            <w:tcPrChange w:id="273" w:author="余 蓓" w:date="2021-02-07T14:53:00Z">
              <w:tcPr>
                <w:tcW w:w="1418" w:type="dxa"/>
                <w:gridSpan w:val="8"/>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54108C59" w14:textId="7E67F106" w:rsidR="00926A12" w:rsidDel="00926A12" w:rsidRDefault="00926A12" w:rsidP="00926A12">
            <w:pPr>
              <w:widowControl/>
              <w:spacing w:line="600" w:lineRule="auto"/>
              <w:jc w:val="center"/>
              <w:textAlignment w:val="center"/>
              <w:rPr>
                <w:del w:id="274" w:author="余 蓓" w:date="2021-02-07T14:47:00Z"/>
                <w:rFonts w:ascii="宋体" w:eastAsia="宋体" w:hAnsi="宋体" w:cs="宋体"/>
                <w:color w:val="000000"/>
                <w:sz w:val="20"/>
                <w:szCs w:val="20"/>
              </w:rPr>
              <w:pPrChange w:id="275" w:author="余 蓓" w:date="2021-02-07T14:47:00Z">
                <w:pPr>
                  <w:widowControl/>
                  <w:spacing w:line="600" w:lineRule="auto"/>
                  <w:jc w:val="center"/>
                  <w:textAlignment w:val="center"/>
                </w:pPr>
              </w:pPrChange>
            </w:pPr>
            <w:r>
              <w:rPr>
                <w:rFonts w:ascii="宋体" w:eastAsia="宋体" w:hAnsi="宋体" w:cs="宋体" w:hint="eastAsia"/>
                <w:color w:val="000000"/>
                <w:kern w:val="0"/>
                <w:sz w:val="20"/>
                <w:szCs w:val="20"/>
                <w:lang w:bidi="ar"/>
              </w:rPr>
              <w:t>序列数</w:t>
            </w:r>
          </w:p>
          <w:p w14:paraId="16C7B8FE" w14:textId="02B1E9EE" w:rsidR="00926A12" w:rsidRDefault="00926A12" w:rsidP="00926A12">
            <w:pPr>
              <w:widowControl/>
              <w:spacing w:line="600" w:lineRule="auto"/>
              <w:jc w:val="center"/>
              <w:textAlignment w:val="center"/>
              <w:rPr>
                <w:rFonts w:ascii="宋体" w:eastAsia="宋体" w:hAnsi="宋体" w:cs="宋体"/>
                <w:color w:val="000000"/>
                <w:sz w:val="20"/>
                <w:szCs w:val="20"/>
              </w:rPr>
              <w:pPrChange w:id="276" w:author="余 蓓" w:date="2021-02-07T14:47:00Z">
                <w:pPr>
                  <w:widowControl/>
                  <w:spacing w:line="600" w:lineRule="auto"/>
                  <w:jc w:val="center"/>
                  <w:textAlignment w:val="center"/>
                </w:pPr>
              </w:pPrChange>
            </w:pPr>
            <w:del w:id="277" w:author="余 蓓" w:date="2021-02-07T14:47:00Z">
              <w:r w:rsidDel="00926A12">
                <w:rPr>
                  <w:rFonts w:ascii="宋体" w:eastAsia="宋体" w:hAnsi="宋体" w:cs="宋体" w:hint="eastAsia"/>
                  <w:color w:val="000000"/>
                  <w:kern w:val="0"/>
                  <w:sz w:val="20"/>
                  <w:szCs w:val="20"/>
                  <w:lang w:bidi="ar"/>
                </w:rPr>
                <w:delText>相对丰度</w:delText>
              </w:r>
            </w:del>
          </w:p>
        </w:tc>
        <w:tc>
          <w:tcPr>
            <w:tcW w:w="1134" w:type="dxa"/>
            <w:tcBorders>
              <w:top w:val="single" w:sz="4" w:space="0" w:color="auto"/>
              <w:bottom w:val="single" w:sz="4" w:space="0" w:color="auto"/>
            </w:tcBorders>
            <w:shd w:val="clear" w:color="auto" w:fill="FFFFFF"/>
            <w:tcMar>
              <w:top w:w="15" w:type="dxa"/>
              <w:left w:w="15" w:type="dxa"/>
              <w:right w:w="15" w:type="dxa"/>
            </w:tcMar>
            <w:vAlign w:val="center"/>
            <w:tcPrChange w:id="278" w:author="余 蓓" w:date="2021-02-07T14:53:00Z">
              <w:tcPr>
                <w:tcW w:w="2718" w:type="dxa"/>
                <w:gridSpan w:val="7"/>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07109CA7"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701" w:type="dxa"/>
            <w:gridSpan w:val="3"/>
            <w:tcBorders>
              <w:top w:val="single" w:sz="4" w:space="0" w:color="auto"/>
              <w:bottom w:val="single" w:sz="4" w:space="0" w:color="auto"/>
            </w:tcBorders>
            <w:shd w:val="clear" w:color="auto" w:fill="FFFFFF"/>
            <w:tcMar>
              <w:top w:w="15" w:type="dxa"/>
              <w:left w:w="15" w:type="dxa"/>
              <w:right w:w="15" w:type="dxa"/>
            </w:tcMar>
            <w:vAlign w:val="center"/>
            <w:tcPrChange w:id="279" w:author="余 蓓" w:date="2021-02-07T14:53:00Z">
              <w:tcPr>
                <w:tcW w:w="1276" w:type="dxa"/>
                <w:gridSpan w:val="5"/>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235664DF"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992" w:type="dxa"/>
            <w:gridSpan w:val="3"/>
            <w:tcBorders>
              <w:top w:val="single" w:sz="4" w:space="0" w:color="auto"/>
              <w:bottom w:val="single" w:sz="4" w:space="0" w:color="auto"/>
            </w:tcBorders>
            <w:shd w:val="clear" w:color="auto" w:fill="FFFFFF"/>
            <w:tcMar>
              <w:top w:w="15" w:type="dxa"/>
              <w:left w:w="15" w:type="dxa"/>
              <w:right w:w="15" w:type="dxa"/>
            </w:tcMar>
            <w:vAlign w:val="center"/>
            <w:tcPrChange w:id="280" w:author="余 蓓" w:date="2021-02-07T14:53:00Z">
              <w:tcPr>
                <w:tcW w:w="992"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44688D50" w14:textId="77777777" w:rsidR="00926A12" w:rsidRDefault="00926A12" w:rsidP="000B6590">
            <w:pPr>
              <w:widowControl/>
              <w:spacing w:line="600" w:lineRule="auto"/>
              <w:jc w:val="center"/>
              <w:textAlignment w:val="center"/>
              <w:rPr>
                <w:rFonts w:ascii="宋体" w:eastAsia="宋体" w:hAnsi="宋体" w:cs="宋体"/>
                <w:color w:val="000000"/>
                <w:sz w:val="20"/>
                <w:szCs w:val="20"/>
              </w:rPr>
              <w:pPrChange w:id="281" w:author="余 蓓" w:date="2021-02-07T14:50:00Z">
                <w:pPr>
                  <w:widowControl/>
                  <w:spacing w:line="600" w:lineRule="auto"/>
                  <w:jc w:val="center"/>
                  <w:textAlignment w:val="center"/>
                </w:pPr>
              </w:pPrChange>
            </w:pPr>
            <w:r>
              <w:rPr>
                <w:rFonts w:ascii="宋体" w:eastAsia="宋体" w:hAnsi="宋体" w:cs="宋体" w:hint="eastAsia"/>
                <w:color w:val="000000"/>
                <w:kern w:val="0"/>
                <w:sz w:val="20"/>
                <w:szCs w:val="20"/>
                <w:lang w:bidi="ar"/>
              </w:rPr>
              <w:t>序列数</w:t>
            </w:r>
          </w:p>
        </w:tc>
        <w:tc>
          <w:tcPr>
            <w:tcW w:w="1134" w:type="dxa"/>
            <w:gridSpan w:val="2"/>
            <w:tcBorders>
              <w:top w:val="single" w:sz="4" w:space="0" w:color="auto"/>
              <w:bottom w:val="single" w:sz="4" w:space="0" w:color="auto"/>
            </w:tcBorders>
            <w:shd w:val="clear" w:color="auto" w:fill="FFFFFF"/>
            <w:tcMar>
              <w:top w:w="15" w:type="dxa"/>
              <w:left w:w="15" w:type="dxa"/>
              <w:right w:w="15" w:type="dxa"/>
            </w:tcMar>
            <w:vAlign w:val="center"/>
            <w:tcPrChange w:id="282" w:author="余 蓓" w:date="2021-02-07T14:53:00Z">
              <w:tcPr>
                <w:tcW w:w="542"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7A0208C8" w14:textId="7697C9A4" w:rsidR="00926A12" w:rsidRDefault="00926A12">
            <w:pPr>
              <w:widowControl/>
              <w:spacing w:line="600" w:lineRule="auto"/>
              <w:jc w:val="center"/>
              <w:textAlignment w:val="center"/>
              <w:rPr>
                <w:rFonts w:ascii="宋体" w:eastAsia="宋体" w:hAnsi="宋体" w:cs="宋体"/>
                <w:color w:val="000000"/>
                <w:sz w:val="20"/>
                <w:szCs w:val="20"/>
              </w:rPr>
            </w:pPr>
            <w:del w:id="283" w:author="余 蓓" w:date="2021-02-07T14:48:00Z">
              <w:r w:rsidDel="000B6590">
                <w:rPr>
                  <w:rFonts w:ascii="宋体" w:eastAsia="宋体" w:hAnsi="宋体" w:cs="宋体" w:hint="eastAsia"/>
                  <w:color w:val="000000"/>
                  <w:kern w:val="0"/>
                  <w:sz w:val="20"/>
                  <w:szCs w:val="20"/>
                  <w:lang w:bidi="ar"/>
                </w:rPr>
                <w:delText>覆盖度</w:delText>
              </w:r>
            </w:del>
            <w:ins w:id="284" w:author="余 蓓" w:date="2021-02-07T14:48:00Z">
              <w:r w:rsidR="000B6590">
                <w:rPr>
                  <w:rFonts w:ascii="宋体" w:eastAsia="宋体" w:hAnsi="宋体" w:cs="宋体" w:hint="eastAsia"/>
                  <w:color w:val="000000"/>
                  <w:kern w:val="0"/>
                  <w:sz w:val="20"/>
                  <w:szCs w:val="20"/>
                  <w:lang w:bidi="ar"/>
                </w:rPr>
                <w:t>相对丰度</w:t>
              </w:r>
            </w:ins>
          </w:p>
        </w:tc>
      </w:tr>
      <w:tr w:rsidR="00926A12" w14:paraId="390DFE3B" w14:textId="77777777" w:rsidTr="000B6590">
        <w:tblPrEx>
          <w:tblPrExChange w:id="285" w:author="余 蓓" w:date="2021-02-07T14:53:00Z">
            <w:tblPrEx>
              <w:tblW w:w="9781" w:type="dxa"/>
            </w:tblPrEx>
          </w:tblPrExChange>
        </w:tblPrEx>
        <w:trPr>
          <w:gridAfter w:val="1"/>
          <w:wAfter w:w="25" w:type="dxa"/>
          <w:trHeight w:val="391"/>
          <w:trPrChange w:id="286" w:author="余 蓓" w:date="2021-02-07T14:53:00Z">
            <w:trPr>
              <w:gridAfter w:val="1"/>
              <w:trHeight w:val="391"/>
            </w:trPr>
          </w:trPrChange>
        </w:trPr>
        <w:tc>
          <w:tcPr>
            <w:tcW w:w="1701" w:type="dxa"/>
            <w:gridSpan w:val="4"/>
            <w:tcBorders>
              <w:top w:val="single" w:sz="4" w:space="0" w:color="auto"/>
              <w:bottom w:val="single" w:sz="4" w:space="0" w:color="auto"/>
            </w:tcBorders>
            <w:shd w:val="clear" w:color="auto" w:fill="FCE4D6"/>
            <w:tcMar>
              <w:top w:w="15" w:type="dxa"/>
              <w:left w:w="15" w:type="dxa"/>
              <w:right w:w="15" w:type="dxa"/>
            </w:tcMar>
            <w:vAlign w:val="center"/>
            <w:tcPrChange w:id="287" w:author="余 蓓" w:date="2021-02-07T14:53:00Z">
              <w:tcPr>
                <w:tcW w:w="1418" w:type="dxa"/>
                <w:gridSpan w:val="3"/>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0ABA1FB9"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560" w:type="dxa"/>
            <w:gridSpan w:val="4"/>
            <w:tcBorders>
              <w:top w:val="single" w:sz="4" w:space="0" w:color="auto"/>
              <w:bottom w:val="single" w:sz="4" w:space="0" w:color="auto"/>
            </w:tcBorders>
            <w:shd w:val="clear" w:color="auto" w:fill="FCE4D6"/>
            <w:tcMar>
              <w:top w:w="15" w:type="dxa"/>
              <w:left w:w="15" w:type="dxa"/>
              <w:right w:w="15" w:type="dxa"/>
            </w:tcMar>
            <w:vAlign w:val="center"/>
            <w:tcPrChange w:id="288" w:author="余 蓓" w:date="2021-02-07T14:53:00Z">
              <w:tcPr>
                <w:tcW w:w="1417" w:type="dxa"/>
                <w:gridSpan w:val="4"/>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215FB920" w14:textId="77777777" w:rsidR="00926A12" w:rsidRDefault="00926A12">
            <w:pPr>
              <w:widowControl/>
              <w:spacing w:line="600" w:lineRule="auto"/>
              <w:jc w:val="center"/>
              <w:textAlignment w:val="center"/>
              <w:rPr>
                <w:rFonts w:ascii="宋体" w:eastAsia="宋体" w:hAnsi="宋体" w:cs="宋体"/>
                <w:i/>
                <w:color w:val="000000"/>
                <w:sz w:val="20"/>
                <w:szCs w:val="20"/>
              </w:rPr>
            </w:pPr>
            <w:r>
              <w:rPr>
                <w:rFonts w:ascii="宋体" w:eastAsia="宋体" w:hAnsi="宋体" w:cs="宋体"/>
                <w:color w:val="000000"/>
                <w:sz w:val="20"/>
                <w:szCs w:val="20"/>
              </w:rPr>
              <w:t xml:space="preserve"> </w:t>
            </w:r>
          </w:p>
        </w:tc>
        <w:tc>
          <w:tcPr>
            <w:tcW w:w="1559" w:type="dxa"/>
            <w:gridSpan w:val="3"/>
            <w:tcBorders>
              <w:top w:val="single" w:sz="4" w:space="0" w:color="auto"/>
              <w:bottom w:val="single" w:sz="4" w:space="0" w:color="auto"/>
            </w:tcBorders>
            <w:shd w:val="clear" w:color="auto" w:fill="FCE4D6"/>
            <w:tcMar>
              <w:top w:w="15" w:type="dxa"/>
              <w:left w:w="15" w:type="dxa"/>
              <w:right w:w="15" w:type="dxa"/>
            </w:tcMar>
            <w:vAlign w:val="center"/>
            <w:tcPrChange w:id="289" w:author="余 蓓" w:date="2021-02-07T14:53:00Z">
              <w:tcPr>
                <w:tcW w:w="1418" w:type="dxa"/>
                <w:gridSpan w:val="8"/>
                <w:tcBorders>
                  <w:top w:val="single" w:sz="4" w:space="0" w:color="auto"/>
                  <w:left w:val="single" w:sz="4" w:space="0" w:color="auto"/>
                  <w:bottom w:val="single" w:sz="4" w:space="0" w:color="auto"/>
                  <w:right w:val="single" w:sz="4" w:space="0" w:color="auto"/>
                </w:tcBorders>
                <w:shd w:val="clear" w:color="auto" w:fill="FCE4D6"/>
                <w:tcMar>
                  <w:top w:w="15" w:type="dxa"/>
                  <w:left w:w="15" w:type="dxa"/>
                  <w:right w:w="15" w:type="dxa"/>
                </w:tcMar>
                <w:vAlign w:val="center"/>
              </w:tcPr>
            </w:tcPrChange>
          </w:tcPr>
          <w:p w14:paraId="5ADD8340" w14:textId="2F771F81" w:rsidR="00926A12" w:rsidDel="000B6590" w:rsidRDefault="00926A12" w:rsidP="000B6590">
            <w:pPr>
              <w:widowControl/>
              <w:spacing w:line="600" w:lineRule="auto"/>
              <w:jc w:val="center"/>
              <w:textAlignment w:val="center"/>
              <w:rPr>
                <w:del w:id="290" w:author="余 蓓" w:date="2021-02-07T14:48:00Z"/>
                <w:rFonts w:ascii="宋体" w:eastAsia="宋体" w:hAnsi="宋体" w:cs="宋体"/>
                <w:color w:val="000000"/>
                <w:sz w:val="20"/>
                <w:szCs w:val="20"/>
              </w:rPr>
              <w:pPrChange w:id="291" w:author="余 蓓" w:date="2021-02-07T14:48:00Z">
                <w:pPr>
                  <w:widowControl/>
                  <w:spacing w:line="600" w:lineRule="auto"/>
                  <w:jc w:val="center"/>
                  <w:textAlignment w:val="center"/>
                </w:pPr>
              </w:pPrChange>
            </w:pPr>
            <w:del w:id="292" w:author="余 蓓" w:date="2021-02-07T14:48:00Z">
              <w:r w:rsidDel="000B6590">
                <w:rPr>
                  <w:rFonts w:ascii="宋体" w:eastAsia="宋体" w:hAnsi="宋体" w:cs="宋体"/>
                  <w:color w:val="000000"/>
                  <w:sz w:val="20"/>
                  <w:szCs w:val="20"/>
                </w:rPr>
                <w:delText xml:space="preserve"> </w:delText>
              </w:r>
            </w:del>
          </w:p>
          <w:p w14:paraId="73E2CE7F" w14:textId="08006D23" w:rsidR="00926A12" w:rsidRDefault="00926A12" w:rsidP="000B6590">
            <w:pPr>
              <w:widowControl/>
              <w:spacing w:line="600" w:lineRule="auto"/>
              <w:jc w:val="center"/>
              <w:textAlignment w:val="center"/>
              <w:rPr>
                <w:rFonts w:ascii="宋体" w:eastAsia="宋体" w:hAnsi="宋体" w:cs="宋体"/>
                <w:color w:val="000000"/>
                <w:sz w:val="20"/>
                <w:szCs w:val="20"/>
              </w:rPr>
              <w:pPrChange w:id="293" w:author="余 蓓" w:date="2021-02-07T14:48:00Z">
                <w:pPr>
                  <w:widowControl/>
                  <w:spacing w:line="600" w:lineRule="auto"/>
                  <w:jc w:val="center"/>
                  <w:textAlignment w:val="center"/>
                </w:pPr>
              </w:pPrChange>
            </w:pPr>
            <w:del w:id="294" w:author="余 蓓" w:date="2021-02-07T14:48:00Z">
              <w:r w:rsidDel="000B6590">
                <w:rPr>
                  <w:rFonts w:ascii="宋体" w:eastAsia="宋体" w:hAnsi="宋体" w:cs="宋体"/>
                  <w:color w:val="000000"/>
                  <w:sz w:val="20"/>
                  <w:szCs w:val="20"/>
                </w:rPr>
                <w:delText xml:space="preserve"> </w:delText>
              </w:r>
            </w:del>
          </w:p>
        </w:tc>
        <w:tc>
          <w:tcPr>
            <w:tcW w:w="1134" w:type="dxa"/>
            <w:tcBorders>
              <w:top w:val="single" w:sz="4" w:space="0" w:color="auto"/>
              <w:bottom w:val="single" w:sz="4" w:space="0" w:color="auto"/>
            </w:tcBorders>
            <w:shd w:val="clear" w:color="auto" w:fill="FFFFFF"/>
            <w:tcMar>
              <w:top w:w="15" w:type="dxa"/>
              <w:left w:w="15" w:type="dxa"/>
              <w:right w:w="15" w:type="dxa"/>
            </w:tcMar>
            <w:vAlign w:val="center"/>
            <w:tcPrChange w:id="295" w:author="余 蓓" w:date="2021-02-07T14:53:00Z">
              <w:tcPr>
                <w:tcW w:w="2718" w:type="dxa"/>
                <w:gridSpan w:val="7"/>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5F18DBA4"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701" w:type="dxa"/>
            <w:gridSpan w:val="3"/>
            <w:tcBorders>
              <w:top w:val="single" w:sz="4" w:space="0" w:color="auto"/>
              <w:bottom w:val="single" w:sz="4" w:space="0" w:color="auto"/>
            </w:tcBorders>
            <w:shd w:val="clear" w:color="auto" w:fill="FFFFFF"/>
            <w:tcMar>
              <w:top w:w="15" w:type="dxa"/>
              <w:left w:w="15" w:type="dxa"/>
              <w:right w:w="15" w:type="dxa"/>
            </w:tcMar>
            <w:vAlign w:val="center"/>
            <w:tcPrChange w:id="296" w:author="余 蓓" w:date="2021-02-07T14:53:00Z">
              <w:tcPr>
                <w:tcW w:w="1276" w:type="dxa"/>
                <w:gridSpan w:val="5"/>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57AF0602" w14:textId="77777777" w:rsidR="00926A12" w:rsidRDefault="00926A12">
            <w:pPr>
              <w:widowControl/>
              <w:spacing w:line="600" w:lineRule="auto"/>
              <w:jc w:val="center"/>
              <w:textAlignment w:val="center"/>
              <w:rPr>
                <w:rFonts w:ascii="宋体" w:eastAsia="宋体" w:hAnsi="宋体" w:cs="宋体"/>
                <w:i/>
                <w:color w:val="000000"/>
                <w:sz w:val="20"/>
                <w:szCs w:val="20"/>
              </w:rPr>
            </w:pPr>
            <w:r>
              <w:rPr>
                <w:rFonts w:ascii="宋体" w:eastAsia="宋体" w:hAnsi="宋体" w:cs="宋体"/>
                <w:color w:val="000000"/>
                <w:sz w:val="20"/>
                <w:szCs w:val="20"/>
              </w:rPr>
              <w:t xml:space="preserve"> </w:t>
            </w:r>
          </w:p>
        </w:tc>
        <w:tc>
          <w:tcPr>
            <w:tcW w:w="992" w:type="dxa"/>
            <w:gridSpan w:val="3"/>
            <w:tcBorders>
              <w:top w:val="single" w:sz="4" w:space="0" w:color="auto"/>
              <w:bottom w:val="single" w:sz="4" w:space="0" w:color="auto"/>
            </w:tcBorders>
            <w:shd w:val="clear" w:color="auto" w:fill="FFFFFF"/>
            <w:tcMar>
              <w:top w:w="15" w:type="dxa"/>
              <w:left w:w="15" w:type="dxa"/>
              <w:right w:w="15" w:type="dxa"/>
            </w:tcMar>
            <w:vAlign w:val="center"/>
            <w:tcPrChange w:id="297" w:author="余 蓓" w:date="2021-02-07T14:53:00Z">
              <w:tcPr>
                <w:tcW w:w="992"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708655FD"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134" w:type="dxa"/>
            <w:gridSpan w:val="2"/>
            <w:tcBorders>
              <w:top w:val="single" w:sz="4" w:space="0" w:color="auto"/>
              <w:bottom w:val="single" w:sz="4" w:space="0" w:color="auto"/>
            </w:tcBorders>
            <w:shd w:val="clear" w:color="auto" w:fill="FFFFFF"/>
            <w:tcMar>
              <w:top w:w="15" w:type="dxa"/>
              <w:left w:w="15" w:type="dxa"/>
              <w:right w:w="15" w:type="dxa"/>
            </w:tcMar>
            <w:vAlign w:val="center"/>
            <w:tcPrChange w:id="298" w:author="余 蓓" w:date="2021-02-07T14:53:00Z">
              <w:tcPr>
                <w:tcW w:w="542"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5" w:type="dxa"/>
                  <w:right w:w="15" w:type="dxa"/>
                </w:tcMar>
                <w:vAlign w:val="center"/>
              </w:tcPr>
            </w:tcPrChange>
          </w:tcPr>
          <w:p w14:paraId="6C9DADE3"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r>
      <w:tr w:rsidR="00926A12" w14:paraId="4C8D4C6E" w14:textId="77777777" w:rsidTr="000B6590">
        <w:trPr>
          <w:gridAfter w:val="2"/>
          <w:wAfter w:w="37" w:type="dxa"/>
          <w:trHeight w:val="437"/>
          <w:trPrChange w:id="299" w:author="余 蓓" w:date="2021-02-07T14:49:00Z">
            <w:trPr>
              <w:gridAfter w:val="2"/>
              <w:trHeight w:val="437"/>
            </w:trPr>
          </w:trPrChange>
        </w:trPr>
        <w:tc>
          <w:tcPr>
            <w:tcW w:w="9769" w:type="dxa"/>
            <w:gridSpan w:val="19"/>
            <w:tcBorders>
              <w:top w:val="nil"/>
              <w:left w:val="nil"/>
              <w:bottom w:val="nil"/>
              <w:right w:val="nil"/>
            </w:tcBorders>
            <w:shd w:val="clear" w:color="auto" w:fill="auto"/>
            <w:tcMar>
              <w:top w:w="15" w:type="dxa"/>
              <w:left w:w="15" w:type="dxa"/>
              <w:right w:w="15" w:type="dxa"/>
            </w:tcMar>
            <w:vAlign w:val="center"/>
            <w:tcPrChange w:id="300" w:author="余 蓓" w:date="2021-02-07T14:49:00Z">
              <w:tcPr>
                <w:tcW w:w="9769" w:type="dxa"/>
                <w:gridSpan w:val="31"/>
                <w:tcBorders>
                  <w:top w:val="nil"/>
                  <w:left w:val="nil"/>
                  <w:bottom w:val="nil"/>
                  <w:right w:val="nil"/>
                </w:tcBorders>
                <w:shd w:val="clear" w:color="auto" w:fill="auto"/>
                <w:tcMar>
                  <w:top w:w="15" w:type="dxa"/>
                  <w:left w:w="15" w:type="dxa"/>
                  <w:right w:w="15" w:type="dxa"/>
                </w:tcMar>
                <w:vAlign w:val="center"/>
              </w:tcPr>
            </w:tcPrChange>
          </w:tcPr>
          <w:p w14:paraId="68DEF5EC" w14:textId="77777777" w:rsidR="00926A12" w:rsidRDefault="00926A12">
            <w:pPr>
              <w:widowControl/>
              <w:spacing w:line="600" w:lineRule="auto"/>
              <w:jc w:val="left"/>
              <w:textAlignment w:val="center"/>
              <w:rPr>
                <w:rFonts w:ascii="宋体" w:eastAsia="宋体" w:hAnsi="宋体" w:cs="宋体"/>
                <w:b/>
                <w:color w:val="ED7D31"/>
                <w:sz w:val="24"/>
                <w:szCs w:val="24"/>
              </w:rPr>
            </w:pPr>
            <w:r>
              <w:rPr>
                <w:rFonts w:ascii="宋体" w:eastAsia="宋体" w:hAnsi="宋体" w:cs="宋体" w:hint="eastAsia"/>
                <w:b/>
                <w:color w:val="ED7D31"/>
                <w:kern w:val="0"/>
                <w:sz w:val="24"/>
                <w:szCs w:val="24"/>
                <w:lang w:bidi="ar"/>
              </w:rPr>
              <w:t>（2）支原体/衣原体列表</w:t>
            </w:r>
          </w:p>
        </w:tc>
      </w:tr>
      <w:tr w:rsidR="000B6590" w14:paraId="184A3435" w14:textId="77777777" w:rsidTr="000B6590">
        <w:tblPrEx>
          <w:tblPrExChange w:id="301" w:author="余 蓓" w:date="2021-02-07T14:51:00Z">
            <w:tblPrEx>
              <w:tblW w:w="9806" w:type="dxa"/>
            </w:tblPrEx>
          </w:tblPrExChange>
        </w:tblPrEx>
        <w:trPr>
          <w:gridAfter w:val="2"/>
          <w:wAfter w:w="37" w:type="dxa"/>
          <w:trHeight w:val="270"/>
          <w:trPrChange w:id="302" w:author="余 蓓" w:date="2021-02-07T14:51:00Z">
            <w:trPr>
              <w:gridAfter w:val="2"/>
              <w:wAfter w:w="37" w:type="dxa"/>
              <w:trHeight w:val="270"/>
            </w:trPr>
          </w:trPrChange>
        </w:trPr>
        <w:tc>
          <w:tcPr>
            <w:tcW w:w="4820" w:type="dxa"/>
            <w:gridSpan w:val="11"/>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03" w:author="余 蓓" w:date="2021-02-07T14:51:00Z">
              <w:tcPr>
                <w:tcW w:w="4111" w:type="dxa"/>
                <w:gridSpan w:val="13"/>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63B9EECD"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属</w:t>
            </w:r>
          </w:p>
        </w:tc>
        <w:tc>
          <w:tcPr>
            <w:tcW w:w="4949" w:type="dxa"/>
            <w:gridSpan w:val="8"/>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04" w:author="余 蓓" w:date="2021-02-07T14:51:00Z">
              <w:tcPr>
                <w:tcW w:w="5658" w:type="dxa"/>
                <w:gridSpan w:val="18"/>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6F0B1C51"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种</w:t>
            </w:r>
          </w:p>
        </w:tc>
      </w:tr>
      <w:tr w:rsidR="000B6590" w14:paraId="53BE5319" w14:textId="77777777" w:rsidTr="000B6590">
        <w:tblPrEx>
          <w:tblPrExChange w:id="305" w:author="余 蓓" w:date="2021-02-07T14:51:00Z">
            <w:tblPrEx>
              <w:tblW w:w="9781" w:type="dxa"/>
            </w:tblPrEx>
          </w:tblPrExChange>
        </w:tblPrEx>
        <w:trPr>
          <w:gridAfter w:val="1"/>
          <w:wAfter w:w="25" w:type="dxa"/>
          <w:trHeight w:val="167"/>
          <w:trPrChange w:id="306" w:author="余 蓓" w:date="2021-02-07T14:51:00Z">
            <w:trPr>
              <w:gridAfter w:val="1"/>
              <w:trHeight w:val="167"/>
            </w:trPr>
          </w:trPrChange>
        </w:trPr>
        <w:tc>
          <w:tcPr>
            <w:tcW w:w="1701" w:type="dxa"/>
            <w:gridSpan w:val="4"/>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07" w:author="余 蓓" w:date="2021-02-07T14:51:00Z">
              <w:tcPr>
                <w:tcW w:w="1701" w:type="dxa"/>
                <w:gridSpan w:val="5"/>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71C19491" w14:textId="77777777" w:rsidR="000B6590" w:rsidRDefault="000B6590">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560" w:type="dxa"/>
            <w:gridSpan w:val="4"/>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08" w:author="余 蓓" w:date="2021-02-07T14:51:00Z">
              <w:tcPr>
                <w:tcW w:w="1701" w:type="dxa"/>
                <w:gridSpan w:val="6"/>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2A6D6B2C" w14:textId="77777777" w:rsidR="000B6590" w:rsidRDefault="000B6590">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1559" w:type="dxa"/>
            <w:gridSpan w:val="3"/>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09" w:author="余 蓓" w:date="2021-02-07T14:51:00Z">
              <w:tcPr>
                <w:tcW w:w="851" w:type="dxa"/>
                <w:gridSpan w:val="4"/>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00F18E1B" w14:textId="153FDFA4" w:rsidR="000B6590" w:rsidDel="000B6590" w:rsidRDefault="000B6590" w:rsidP="000B6590">
            <w:pPr>
              <w:widowControl/>
              <w:spacing w:line="600" w:lineRule="auto"/>
              <w:jc w:val="center"/>
              <w:textAlignment w:val="center"/>
              <w:rPr>
                <w:del w:id="310" w:author="余 蓓" w:date="2021-02-07T14:48:00Z"/>
                <w:rFonts w:ascii="宋体" w:eastAsia="宋体" w:hAnsi="宋体" w:cs="宋体"/>
                <w:color w:val="000000"/>
                <w:sz w:val="20"/>
                <w:szCs w:val="20"/>
              </w:rPr>
              <w:pPrChange w:id="311" w:author="余 蓓" w:date="2021-02-07T14:48:00Z">
                <w:pPr>
                  <w:widowControl/>
                  <w:spacing w:line="600" w:lineRule="auto"/>
                  <w:jc w:val="center"/>
                  <w:textAlignment w:val="center"/>
                </w:pPr>
              </w:pPrChange>
            </w:pPr>
            <w:r>
              <w:rPr>
                <w:rFonts w:ascii="宋体" w:eastAsia="宋体" w:hAnsi="宋体" w:cs="宋体" w:hint="eastAsia"/>
                <w:color w:val="000000"/>
                <w:kern w:val="0"/>
                <w:sz w:val="20"/>
                <w:szCs w:val="20"/>
                <w:lang w:bidi="ar"/>
              </w:rPr>
              <w:t>序列数</w:t>
            </w:r>
          </w:p>
          <w:p w14:paraId="41017F4A" w14:textId="1FE14C70" w:rsidR="000B6590" w:rsidRDefault="000B6590" w:rsidP="000B6590">
            <w:pPr>
              <w:widowControl/>
              <w:spacing w:line="600" w:lineRule="auto"/>
              <w:jc w:val="center"/>
              <w:textAlignment w:val="center"/>
              <w:rPr>
                <w:rFonts w:ascii="宋体" w:eastAsia="宋体" w:hAnsi="宋体" w:cs="宋体"/>
                <w:color w:val="000000"/>
                <w:sz w:val="20"/>
                <w:szCs w:val="20"/>
              </w:rPr>
              <w:pPrChange w:id="312" w:author="余 蓓" w:date="2021-02-07T14:48:00Z">
                <w:pPr>
                  <w:widowControl/>
                  <w:spacing w:line="600" w:lineRule="auto"/>
                  <w:jc w:val="center"/>
                  <w:textAlignment w:val="center"/>
                </w:pPr>
              </w:pPrChange>
            </w:pPr>
            <w:del w:id="313" w:author="余 蓓" w:date="2021-02-07T14:48:00Z">
              <w:r w:rsidDel="000B6590">
                <w:rPr>
                  <w:rFonts w:ascii="宋体" w:eastAsia="宋体" w:hAnsi="宋体" w:cs="宋体" w:hint="eastAsia"/>
                  <w:color w:val="000000"/>
                  <w:kern w:val="0"/>
                  <w:sz w:val="20"/>
                  <w:szCs w:val="20"/>
                  <w:lang w:bidi="ar"/>
                </w:rPr>
                <w:delText>相对丰度</w:delText>
              </w:r>
            </w:del>
          </w:p>
        </w:tc>
        <w:tc>
          <w:tcPr>
            <w:tcW w:w="1134"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14" w:author="余 蓓" w:date="2021-02-07T14:51:00Z">
              <w:tcPr>
                <w:tcW w:w="1701"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717D18AA" w14:textId="77777777" w:rsidR="000B6590" w:rsidRDefault="000B6590">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701" w:type="dxa"/>
            <w:gridSpan w:val="3"/>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15" w:author="余 蓓" w:date="2021-02-07T14:51:00Z">
              <w:tcPr>
                <w:tcW w:w="1701" w:type="dxa"/>
                <w:gridSpan w:val="6"/>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67282957" w14:textId="77777777" w:rsidR="000B6590" w:rsidRDefault="000B6590">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992" w:type="dxa"/>
            <w:gridSpan w:val="3"/>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16" w:author="余 蓓" w:date="2021-02-07T14:51:00Z">
              <w:tcPr>
                <w:tcW w:w="992" w:type="dxa"/>
                <w:gridSpan w:val="3"/>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0AC6EAEA" w14:textId="77777777" w:rsidR="000B6590" w:rsidRDefault="000B6590">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序列数</w:t>
            </w:r>
          </w:p>
        </w:tc>
        <w:tc>
          <w:tcPr>
            <w:tcW w:w="1134" w:type="dxa"/>
            <w:gridSpan w:val="2"/>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17" w:author="余 蓓" w:date="2021-02-07T14:51:00Z">
              <w:tcPr>
                <w:tcW w:w="1134"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0C2ED399" w14:textId="0503248B" w:rsidR="000B6590" w:rsidRDefault="000B6590">
            <w:pPr>
              <w:widowControl/>
              <w:spacing w:line="600" w:lineRule="auto"/>
              <w:jc w:val="center"/>
              <w:textAlignment w:val="center"/>
              <w:rPr>
                <w:rFonts w:ascii="宋体" w:eastAsia="宋体" w:hAnsi="宋体" w:cs="宋体"/>
                <w:color w:val="000000"/>
                <w:sz w:val="20"/>
                <w:szCs w:val="20"/>
              </w:rPr>
            </w:pPr>
            <w:del w:id="318" w:author="余 蓓" w:date="2021-02-07T14:49:00Z">
              <w:r w:rsidDel="000B6590">
                <w:rPr>
                  <w:rFonts w:ascii="宋体" w:eastAsia="宋体" w:hAnsi="宋体" w:cs="宋体" w:hint="eastAsia"/>
                  <w:color w:val="000000"/>
                  <w:kern w:val="0"/>
                  <w:sz w:val="20"/>
                  <w:szCs w:val="20"/>
                  <w:lang w:bidi="ar"/>
                </w:rPr>
                <w:delText>覆盖度</w:delText>
              </w:r>
            </w:del>
            <w:ins w:id="319" w:author="余 蓓" w:date="2021-02-07T14:49:00Z">
              <w:r>
                <w:rPr>
                  <w:rFonts w:ascii="宋体" w:eastAsia="宋体" w:hAnsi="宋体" w:cs="宋体" w:hint="eastAsia"/>
                  <w:color w:val="000000"/>
                  <w:kern w:val="0"/>
                  <w:sz w:val="20"/>
                  <w:szCs w:val="20"/>
                  <w:lang w:bidi="ar"/>
                </w:rPr>
                <w:t>相对丰度</w:t>
              </w:r>
            </w:ins>
          </w:p>
        </w:tc>
      </w:tr>
      <w:tr w:rsidR="000B6590" w14:paraId="0239252B" w14:textId="77777777" w:rsidTr="000B6590">
        <w:trPr>
          <w:gridAfter w:val="1"/>
          <w:wAfter w:w="25" w:type="dxa"/>
          <w:trHeight w:val="454"/>
        </w:trPr>
        <w:tc>
          <w:tcPr>
            <w:tcW w:w="1701" w:type="dxa"/>
            <w:gridSpan w:val="4"/>
            <w:tcBorders>
              <w:top w:val="single" w:sz="4" w:space="0" w:color="000000"/>
              <w:left w:val="nil"/>
              <w:bottom w:val="single" w:sz="4" w:space="0" w:color="000000"/>
              <w:right w:val="nil"/>
            </w:tcBorders>
            <w:shd w:val="clear" w:color="auto" w:fill="FCE4D6"/>
            <w:tcMar>
              <w:top w:w="15" w:type="dxa"/>
              <w:left w:w="15" w:type="dxa"/>
              <w:right w:w="15" w:type="dxa"/>
            </w:tcMar>
            <w:vAlign w:val="center"/>
          </w:tcPr>
          <w:p w14:paraId="4786CF82"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560" w:type="dxa"/>
            <w:gridSpan w:val="4"/>
            <w:tcBorders>
              <w:top w:val="single" w:sz="4" w:space="0" w:color="000000"/>
              <w:left w:val="nil"/>
              <w:bottom w:val="single" w:sz="4" w:space="0" w:color="000000"/>
              <w:right w:val="nil"/>
            </w:tcBorders>
            <w:shd w:val="clear" w:color="auto" w:fill="FCE4D6"/>
            <w:tcMar>
              <w:top w:w="15" w:type="dxa"/>
              <w:left w:w="15" w:type="dxa"/>
              <w:right w:w="15" w:type="dxa"/>
            </w:tcMar>
            <w:vAlign w:val="center"/>
          </w:tcPr>
          <w:p w14:paraId="19D37782" w14:textId="77777777" w:rsidR="00926A12" w:rsidRDefault="00926A12">
            <w:pPr>
              <w:widowControl/>
              <w:spacing w:line="600" w:lineRule="auto"/>
              <w:jc w:val="center"/>
              <w:textAlignment w:val="center"/>
              <w:rPr>
                <w:rFonts w:ascii="宋体" w:eastAsia="宋体" w:hAnsi="宋体" w:cs="宋体"/>
                <w:i/>
                <w:color w:val="000000"/>
                <w:sz w:val="20"/>
                <w:szCs w:val="20"/>
              </w:rPr>
            </w:pPr>
            <w:r>
              <w:rPr>
                <w:rFonts w:ascii="宋体" w:eastAsia="宋体" w:hAnsi="宋体" w:cs="宋体"/>
                <w:color w:val="000000"/>
                <w:sz w:val="20"/>
                <w:szCs w:val="20"/>
              </w:rPr>
              <w:t xml:space="preserve"> </w:t>
            </w:r>
          </w:p>
        </w:tc>
        <w:tc>
          <w:tcPr>
            <w:tcW w:w="758" w:type="dxa"/>
            <w:tcBorders>
              <w:top w:val="single" w:sz="4" w:space="0" w:color="000000"/>
              <w:left w:val="nil"/>
              <w:bottom w:val="single" w:sz="4" w:space="0" w:color="000000"/>
              <w:right w:val="nil"/>
            </w:tcBorders>
            <w:shd w:val="clear" w:color="auto" w:fill="FCE4D6"/>
            <w:tcMar>
              <w:top w:w="15" w:type="dxa"/>
              <w:left w:w="15" w:type="dxa"/>
              <w:right w:w="15" w:type="dxa"/>
            </w:tcMar>
            <w:vAlign w:val="center"/>
          </w:tcPr>
          <w:p w14:paraId="609C826D"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801" w:type="dxa"/>
            <w:gridSpan w:val="2"/>
            <w:tcBorders>
              <w:top w:val="single" w:sz="4" w:space="0" w:color="000000"/>
              <w:left w:val="nil"/>
              <w:bottom w:val="single" w:sz="4" w:space="0" w:color="000000"/>
              <w:right w:val="nil"/>
            </w:tcBorders>
            <w:shd w:val="clear" w:color="auto" w:fill="FCE4D6"/>
            <w:tcMar>
              <w:top w:w="15" w:type="dxa"/>
              <w:left w:w="15" w:type="dxa"/>
              <w:right w:w="15" w:type="dxa"/>
            </w:tcMar>
            <w:vAlign w:val="center"/>
          </w:tcPr>
          <w:p w14:paraId="6F448562"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134"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
          <w:p w14:paraId="32BDEF1F"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701" w:type="dxa"/>
            <w:gridSpan w:val="3"/>
            <w:tcBorders>
              <w:top w:val="single" w:sz="4" w:space="0" w:color="000000"/>
              <w:left w:val="nil"/>
              <w:bottom w:val="single" w:sz="4" w:space="0" w:color="000000"/>
              <w:right w:val="nil"/>
            </w:tcBorders>
            <w:shd w:val="clear" w:color="auto" w:fill="FFFFFF"/>
            <w:tcMar>
              <w:top w:w="15" w:type="dxa"/>
              <w:left w:w="15" w:type="dxa"/>
              <w:right w:w="15" w:type="dxa"/>
            </w:tcMar>
            <w:vAlign w:val="center"/>
          </w:tcPr>
          <w:p w14:paraId="3B8B4F1B" w14:textId="77777777" w:rsidR="00926A12" w:rsidRDefault="00926A12">
            <w:pPr>
              <w:widowControl/>
              <w:spacing w:line="600" w:lineRule="auto"/>
              <w:jc w:val="center"/>
              <w:textAlignment w:val="center"/>
              <w:rPr>
                <w:rFonts w:ascii="宋体" w:eastAsia="宋体" w:hAnsi="宋体" w:cs="宋体"/>
                <w:i/>
                <w:color w:val="000000"/>
                <w:sz w:val="20"/>
                <w:szCs w:val="20"/>
              </w:rPr>
            </w:pPr>
            <w:r>
              <w:rPr>
                <w:rFonts w:ascii="宋体" w:eastAsia="宋体" w:hAnsi="宋体" w:cs="宋体"/>
                <w:color w:val="000000"/>
                <w:sz w:val="20"/>
                <w:szCs w:val="20"/>
              </w:rPr>
              <w:t xml:space="preserve"> </w:t>
            </w:r>
          </w:p>
        </w:tc>
        <w:tc>
          <w:tcPr>
            <w:tcW w:w="992" w:type="dxa"/>
            <w:gridSpan w:val="3"/>
            <w:tcBorders>
              <w:top w:val="single" w:sz="4" w:space="0" w:color="000000"/>
              <w:left w:val="nil"/>
              <w:bottom w:val="single" w:sz="4" w:space="0" w:color="000000"/>
              <w:right w:val="nil"/>
            </w:tcBorders>
            <w:shd w:val="clear" w:color="auto" w:fill="FFFFFF"/>
            <w:tcMar>
              <w:top w:w="15" w:type="dxa"/>
              <w:left w:w="15" w:type="dxa"/>
              <w:right w:w="15" w:type="dxa"/>
            </w:tcMar>
            <w:vAlign w:val="center"/>
          </w:tcPr>
          <w:p w14:paraId="6A66864A"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134" w:type="dxa"/>
            <w:gridSpan w:val="2"/>
            <w:tcBorders>
              <w:top w:val="single" w:sz="4" w:space="0" w:color="000000"/>
              <w:left w:val="nil"/>
              <w:bottom w:val="single" w:sz="4" w:space="0" w:color="000000"/>
              <w:right w:val="nil"/>
            </w:tcBorders>
            <w:shd w:val="clear" w:color="auto" w:fill="FFFFFF"/>
            <w:tcMar>
              <w:top w:w="15" w:type="dxa"/>
              <w:left w:w="15" w:type="dxa"/>
              <w:right w:w="15" w:type="dxa"/>
            </w:tcMar>
            <w:vAlign w:val="center"/>
          </w:tcPr>
          <w:p w14:paraId="7A3AA9A8"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r>
      <w:tr w:rsidR="00926A12" w14:paraId="5367269C" w14:textId="77777777" w:rsidTr="000B6590">
        <w:trPr>
          <w:gridAfter w:val="2"/>
          <w:wAfter w:w="37" w:type="dxa"/>
          <w:trHeight w:val="444"/>
          <w:trPrChange w:id="320" w:author="余 蓓" w:date="2021-02-07T14:49:00Z">
            <w:trPr>
              <w:gridAfter w:val="2"/>
              <w:trHeight w:val="444"/>
            </w:trPr>
          </w:trPrChange>
        </w:trPr>
        <w:tc>
          <w:tcPr>
            <w:tcW w:w="9769" w:type="dxa"/>
            <w:gridSpan w:val="19"/>
            <w:tcBorders>
              <w:top w:val="nil"/>
              <w:left w:val="nil"/>
              <w:bottom w:val="nil"/>
              <w:right w:val="nil"/>
            </w:tcBorders>
            <w:shd w:val="clear" w:color="auto" w:fill="auto"/>
            <w:tcMar>
              <w:top w:w="15" w:type="dxa"/>
              <w:left w:w="15" w:type="dxa"/>
              <w:right w:w="15" w:type="dxa"/>
            </w:tcMar>
            <w:vAlign w:val="center"/>
            <w:tcPrChange w:id="321" w:author="余 蓓" w:date="2021-02-07T14:49:00Z">
              <w:tcPr>
                <w:tcW w:w="9769" w:type="dxa"/>
                <w:gridSpan w:val="31"/>
                <w:tcBorders>
                  <w:top w:val="nil"/>
                  <w:left w:val="nil"/>
                  <w:bottom w:val="nil"/>
                  <w:right w:val="nil"/>
                </w:tcBorders>
                <w:shd w:val="clear" w:color="auto" w:fill="auto"/>
                <w:tcMar>
                  <w:top w:w="15" w:type="dxa"/>
                  <w:left w:w="15" w:type="dxa"/>
                  <w:right w:w="15" w:type="dxa"/>
                </w:tcMar>
                <w:vAlign w:val="center"/>
              </w:tcPr>
            </w:tcPrChange>
          </w:tcPr>
          <w:p w14:paraId="65539AD1" w14:textId="77777777" w:rsidR="00926A12" w:rsidRDefault="00926A12">
            <w:pPr>
              <w:widowControl/>
              <w:spacing w:line="600" w:lineRule="auto"/>
              <w:jc w:val="left"/>
              <w:textAlignment w:val="center"/>
              <w:rPr>
                <w:rFonts w:ascii="宋体" w:eastAsia="宋体" w:hAnsi="宋体" w:cs="宋体"/>
                <w:b/>
                <w:color w:val="ED7D31"/>
                <w:sz w:val="24"/>
                <w:szCs w:val="24"/>
              </w:rPr>
            </w:pPr>
            <w:r>
              <w:rPr>
                <w:rFonts w:ascii="宋体" w:eastAsia="宋体" w:hAnsi="宋体" w:cs="宋体" w:hint="eastAsia"/>
                <w:b/>
                <w:color w:val="ED7D31"/>
                <w:kern w:val="0"/>
                <w:sz w:val="24"/>
                <w:szCs w:val="24"/>
                <w:lang w:bidi="ar"/>
              </w:rPr>
              <w:t>（3）疑似病原体*及人体定植</w:t>
            </w:r>
            <w:proofErr w:type="gramStart"/>
            <w:r>
              <w:rPr>
                <w:rFonts w:ascii="宋体" w:eastAsia="宋体" w:hAnsi="宋体" w:cs="宋体" w:hint="eastAsia"/>
                <w:b/>
                <w:color w:val="ED7D31"/>
                <w:kern w:val="0"/>
                <w:sz w:val="24"/>
                <w:szCs w:val="24"/>
                <w:lang w:bidi="ar"/>
              </w:rPr>
              <w:t>菌</w:t>
            </w:r>
            <w:proofErr w:type="gramEnd"/>
            <w:r>
              <w:rPr>
                <w:rFonts w:ascii="宋体" w:eastAsia="宋体" w:hAnsi="宋体" w:cs="宋体" w:hint="eastAsia"/>
                <w:b/>
                <w:color w:val="ED7D31"/>
                <w:kern w:val="0"/>
                <w:sz w:val="24"/>
                <w:szCs w:val="24"/>
                <w:lang w:bidi="ar"/>
              </w:rPr>
              <w:t>列表</w:t>
            </w:r>
          </w:p>
        </w:tc>
      </w:tr>
      <w:tr w:rsidR="00926A12" w14:paraId="1EEB90B4" w14:textId="77777777" w:rsidTr="000B6590">
        <w:tblPrEx>
          <w:tblPrExChange w:id="322" w:author="余 蓓" w:date="2021-02-07T14:51:00Z">
            <w:tblPrEx>
              <w:tblW w:w="9806" w:type="dxa"/>
            </w:tblPrEx>
          </w:tblPrExChange>
        </w:tblPrEx>
        <w:trPr>
          <w:gridAfter w:val="2"/>
          <w:wAfter w:w="37" w:type="dxa"/>
          <w:trHeight w:val="381"/>
          <w:trPrChange w:id="323" w:author="余 蓓" w:date="2021-02-07T14:51:00Z">
            <w:trPr>
              <w:gridAfter w:val="2"/>
              <w:wAfter w:w="37" w:type="dxa"/>
              <w:trHeight w:val="381"/>
            </w:trPr>
          </w:trPrChange>
        </w:trPr>
        <w:tc>
          <w:tcPr>
            <w:tcW w:w="684" w:type="dxa"/>
            <w:vMerge w:val="restart"/>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24" w:author="余 蓓" w:date="2021-02-07T14:51:00Z">
              <w:tcPr>
                <w:tcW w:w="684" w:type="dxa"/>
                <w:vMerge w:val="restart"/>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3741019E"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类型</w:t>
            </w:r>
          </w:p>
        </w:tc>
        <w:tc>
          <w:tcPr>
            <w:tcW w:w="4136" w:type="dxa"/>
            <w:gridSpan w:val="10"/>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25" w:author="余 蓓" w:date="2021-02-07T14:51:00Z">
              <w:tcPr>
                <w:tcW w:w="3556" w:type="dxa"/>
                <w:gridSpan w:val="13"/>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53E7E729"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属</w:t>
            </w:r>
          </w:p>
        </w:tc>
        <w:tc>
          <w:tcPr>
            <w:tcW w:w="3260" w:type="dxa"/>
            <w:gridSpan w:val="6"/>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26" w:author="余 蓓" w:date="2021-02-07T14:51:00Z">
              <w:tcPr>
                <w:tcW w:w="3108" w:type="dxa"/>
                <w:gridSpan w:val="9"/>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029BE4CB"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种</w:t>
            </w:r>
          </w:p>
        </w:tc>
        <w:tc>
          <w:tcPr>
            <w:tcW w:w="1689" w:type="dxa"/>
            <w:gridSpan w:val="2"/>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27" w:author="余 蓓" w:date="2021-02-07T14:51:00Z">
              <w:tcPr>
                <w:tcW w:w="2421" w:type="dxa"/>
                <w:gridSpan w:val="8"/>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31A4EB81"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备注</w:t>
            </w:r>
          </w:p>
        </w:tc>
      </w:tr>
      <w:tr w:rsidR="000B6590" w14:paraId="5F62735D" w14:textId="77777777" w:rsidTr="000B6590">
        <w:tblPrEx>
          <w:tblPrExChange w:id="328" w:author="余 蓓" w:date="2021-02-07T14:51:00Z">
            <w:tblPrEx>
              <w:tblW w:w="9806" w:type="dxa"/>
            </w:tblPrEx>
          </w:tblPrExChange>
        </w:tblPrEx>
        <w:trPr>
          <w:trHeight w:val="456"/>
          <w:trPrChange w:id="329" w:author="余 蓓" w:date="2021-02-07T14:51:00Z">
            <w:trPr>
              <w:trHeight w:val="456"/>
            </w:trPr>
          </w:trPrChange>
        </w:trPr>
        <w:tc>
          <w:tcPr>
            <w:tcW w:w="684" w:type="dxa"/>
            <w:vMerge/>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30" w:author="余 蓓" w:date="2021-02-07T14:51:00Z">
              <w:tcPr>
                <w:tcW w:w="684" w:type="dxa"/>
                <w:vMerge/>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4E1B15E4" w14:textId="77777777" w:rsidR="00926A12" w:rsidRDefault="00926A12">
            <w:pPr>
              <w:spacing w:line="600" w:lineRule="auto"/>
              <w:jc w:val="center"/>
              <w:rPr>
                <w:rFonts w:ascii="宋体" w:eastAsia="宋体" w:hAnsi="宋体" w:cs="宋体"/>
                <w:b/>
                <w:color w:val="000000"/>
                <w:sz w:val="20"/>
                <w:szCs w:val="20"/>
              </w:rPr>
            </w:pPr>
          </w:p>
        </w:tc>
        <w:tc>
          <w:tcPr>
            <w:tcW w:w="803" w:type="dxa"/>
            <w:gridSpan w:val="2"/>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31" w:author="余 蓓" w:date="2021-02-07T14:51:00Z">
              <w:tcPr>
                <w:tcW w:w="803" w:type="dxa"/>
                <w:gridSpan w:val="3"/>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0023B721"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685" w:type="dxa"/>
            <w:gridSpan w:val="4"/>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32" w:author="余 蓓" w:date="2021-02-07T14:51:00Z">
              <w:tcPr>
                <w:tcW w:w="1685" w:type="dxa"/>
                <w:gridSpan w:val="5"/>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753524A8"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1648" w:type="dxa"/>
            <w:gridSpan w:val="4"/>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33" w:author="余 蓓" w:date="2021-02-07T14:51:00Z">
              <w:tcPr>
                <w:tcW w:w="1068" w:type="dxa"/>
                <w:gridSpan w:val="5"/>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12CC3FAA"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序列数</w:t>
            </w:r>
          </w:p>
        </w:tc>
        <w:tc>
          <w:tcPr>
            <w:tcW w:w="1134" w:type="dxa"/>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34" w:author="余 蓓" w:date="2021-02-07T14:51:00Z">
              <w:tcPr>
                <w:tcW w:w="50" w:type="dxa"/>
                <w:gridSpan w:val="2"/>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40B31D92"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中文名</w:t>
            </w:r>
          </w:p>
        </w:tc>
        <w:tc>
          <w:tcPr>
            <w:tcW w:w="1276" w:type="dxa"/>
            <w:gridSpan w:val="2"/>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35" w:author="余 蓓" w:date="2021-02-07T14:51:00Z">
              <w:tcPr>
                <w:tcW w:w="2324" w:type="dxa"/>
                <w:gridSpan w:val="4"/>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32824873"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拉丁名</w:t>
            </w:r>
          </w:p>
        </w:tc>
        <w:tc>
          <w:tcPr>
            <w:tcW w:w="850" w:type="dxa"/>
            <w:gridSpan w:val="3"/>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36" w:author="余 蓓" w:date="2021-02-07T14:51:00Z">
              <w:tcPr>
                <w:tcW w:w="771" w:type="dxa"/>
                <w:gridSpan w:val="4"/>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4B223885"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序列数</w:t>
            </w:r>
          </w:p>
        </w:tc>
        <w:tc>
          <w:tcPr>
            <w:tcW w:w="1726" w:type="dxa"/>
            <w:gridSpan w:val="4"/>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37" w:author="余 蓓" w:date="2021-02-07T14:51:00Z">
              <w:tcPr>
                <w:tcW w:w="2421" w:type="dxa"/>
                <w:gridSpan w:val="9"/>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7ADF30DC" w14:textId="77777777" w:rsidR="00926A12" w:rsidRDefault="00926A12">
            <w:pPr>
              <w:spacing w:line="600" w:lineRule="auto"/>
              <w:jc w:val="center"/>
              <w:rPr>
                <w:rFonts w:ascii="宋体" w:eastAsia="宋体" w:hAnsi="宋体" w:cs="宋体"/>
                <w:b/>
                <w:color w:val="000000"/>
                <w:sz w:val="20"/>
                <w:szCs w:val="20"/>
              </w:rPr>
            </w:pPr>
          </w:p>
        </w:tc>
      </w:tr>
      <w:tr w:rsidR="000B6590" w14:paraId="7B87C147" w14:textId="77777777" w:rsidTr="000B6590">
        <w:tblPrEx>
          <w:tblPrExChange w:id="338" w:author="余 蓓" w:date="2021-02-07T14:51:00Z">
            <w:tblPrEx>
              <w:tblW w:w="9806" w:type="dxa"/>
            </w:tblPrEx>
          </w:tblPrExChange>
        </w:tblPrEx>
        <w:trPr>
          <w:trHeight w:val="455"/>
          <w:trPrChange w:id="339" w:author="余 蓓" w:date="2021-02-07T14:51:00Z">
            <w:trPr>
              <w:trHeight w:val="455"/>
            </w:trPr>
          </w:trPrChange>
        </w:trPr>
        <w:tc>
          <w:tcPr>
            <w:tcW w:w="684" w:type="dxa"/>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40" w:author="余 蓓" w:date="2021-02-07T14:51:00Z">
              <w:tcPr>
                <w:tcW w:w="684" w:type="dxa"/>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5EF091F9"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803" w:type="dxa"/>
            <w:gridSpan w:val="2"/>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41" w:author="余 蓓" w:date="2021-02-07T14:51:00Z">
              <w:tcPr>
                <w:tcW w:w="803" w:type="dxa"/>
                <w:gridSpan w:val="3"/>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4E1CD978"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685" w:type="dxa"/>
            <w:gridSpan w:val="4"/>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42" w:author="余 蓓" w:date="2021-02-07T14:51:00Z">
              <w:tcPr>
                <w:tcW w:w="1685" w:type="dxa"/>
                <w:gridSpan w:val="5"/>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43CFAC88" w14:textId="77777777" w:rsidR="00926A12" w:rsidRDefault="00926A12">
            <w:pPr>
              <w:widowControl/>
              <w:spacing w:line="600" w:lineRule="auto"/>
              <w:jc w:val="center"/>
              <w:textAlignment w:val="center"/>
              <w:rPr>
                <w:rFonts w:ascii="宋体" w:eastAsia="宋体" w:hAnsi="宋体" w:cs="宋体"/>
                <w:i/>
                <w:color w:val="000000"/>
                <w:sz w:val="20"/>
                <w:szCs w:val="20"/>
              </w:rPr>
            </w:pPr>
            <w:r>
              <w:rPr>
                <w:rFonts w:ascii="宋体" w:eastAsia="宋体" w:hAnsi="宋体" w:cs="宋体"/>
                <w:color w:val="000000"/>
                <w:sz w:val="20"/>
                <w:szCs w:val="20"/>
              </w:rPr>
              <w:t xml:space="preserve"> </w:t>
            </w:r>
          </w:p>
        </w:tc>
        <w:tc>
          <w:tcPr>
            <w:tcW w:w="1648" w:type="dxa"/>
            <w:gridSpan w:val="4"/>
            <w:tcBorders>
              <w:top w:val="single" w:sz="4" w:space="0" w:color="000000"/>
              <w:left w:val="nil"/>
              <w:bottom w:val="single" w:sz="4" w:space="0" w:color="000000"/>
              <w:right w:val="nil"/>
            </w:tcBorders>
            <w:shd w:val="clear" w:color="auto" w:fill="FCE4D6"/>
            <w:tcMar>
              <w:top w:w="15" w:type="dxa"/>
              <w:left w:w="15" w:type="dxa"/>
              <w:right w:w="15" w:type="dxa"/>
            </w:tcMar>
            <w:vAlign w:val="center"/>
            <w:tcPrChange w:id="343" w:author="余 蓓" w:date="2021-02-07T14:51:00Z">
              <w:tcPr>
                <w:tcW w:w="1068" w:type="dxa"/>
                <w:gridSpan w:val="5"/>
                <w:tcBorders>
                  <w:top w:val="single" w:sz="4" w:space="0" w:color="000000"/>
                  <w:left w:val="nil"/>
                  <w:bottom w:val="single" w:sz="4" w:space="0" w:color="000000"/>
                  <w:right w:val="nil"/>
                </w:tcBorders>
                <w:shd w:val="clear" w:color="auto" w:fill="FCE4D6"/>
                <w:tcMar>
                  <w:top w:w="15" w:type="dxa"/>
                  <w:left w:w="15" w:type="dxa"/>
                  <w:right w:w="15" w:type="dxa"/>
                </w:tcMar>
                <w:vAlign w:val="center"/>
              </w:tcPr>
            </w:tcPrChange>
          </w:tcPr>
          <w:p w14:paraId="111AB261"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134" w:type="dxa"/>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44" w:author="余 蓓" w:date="2021-02-07T14:51:00Z">
              <w:tcPr>
                <w:tcW w:w="50" w:type="dxa"/>
                <w:gridSpan w:val="2"/>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4839E5F7"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276" w:type="dxa"/>
            <w:gridSpan w:val="2"/>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45" w:author="余 蓓" w:date="2021-02-07T14:51:00Z">
              <w:tcPr>
                <w:tcW w:w="2324" w:type="dxa"/>
                <w:gridSpan w:val="4"/>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70380D71" w14:textId="77777777" w:rsidR="00926A12" w:rsidRDefault="00926A12">
            <w:pPr>
              <w:widowControl/>
              <w:spacing w:line="600" w:lineRule="auto"/>
              <w:jc w:val="center"/>
              <w:textAlignment w:val="center"/>
              <w:rPr>
                <w:rFonts w:ascii="宋体" w:eastAsia="宋体" w:hAnsi="宋体" w:cs="宋体"/>
                <w:i/>
                <w:color w:val="000000"/>
                <w:sz w:val="20"/>
                <w:szCs w:val="20"/>
              </w:rPr>
            </w:pPr>
            <w:r>
              <w:rPr>
                <w:rFonts w:ascii="宋体" w:eastAsia="宋体" w:hAnsi="宋体" w:cs="宋体"/>
                <w:color w:val="000000"/>
                <w:sz w:val="20"/>
                <w:szCs w:val="20"/>
              </w:rPr>
              <w:t xml:space="preserve"> </w:t>
            </w:r>
          </w:p>
        </w:tc>
        <w:tc>
          <w:tcPr>
            <w:tcW w:w="850" w:type="dxa"/>
            <w:gridSpan w:val="3"/>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46" w:author="余 蓓" w:date="2021-02-07T14:51:00Z">
              <w:tcPr>
                <w:tcW w:w="771" w:type="dxa"/>
                <w:gridSpan w:val="4"/>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3168AAA7"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c>
          <w:tcPr>
            <w:tcW w:w="1726" w:type="dxa"/>
            <w:gridSpan w:val="4"/>
            <w:tcBorders>
              <w:top w:val="single" w:sz="4" w:space="0" w:color="000000"/>
              <w:left w:val="nil"/>
              <w:bottom w:val="single" w:sz="4" w:space="0" w:color="000000"/>
              <w:right w:val="nil"/>
            </w:tcBorders>
            <w:shd w:val="clear" w:color="auto" w:fill="auto"/>
            <w:tcMar>
              <w:top w:w="15" w:type="dxa"/>
              <w:left w:w="15" w:type="dxa"/>
              <w:right w:w="15" w:type="dxa"/>
            </w:tcMar>
            <w:vAlign w:val="center"/>
            <w:tcPrChange w:id="347" w:author="余 蓓" w:date="2021-02-07T14:51:00Z">
              <w:tcPr>
                <w:tcW w:w="2421" w:type="dxa"/>
                <w:gridSpan w:val="9"/>
                <w:tcBorders>
                  <w:top w:val="single" w:sz="4" w:space="0" w:color="000000"/>
                  <w:left w:val="nil"/>
                  <w:bottom w:val="single" w:sz="4" w:space="0" w:color="000000"/>
                  <w:right w:val="nil"/>
                </w:tcBorders>
                <w:shd w:val="clear" w:color="auto" w:fill="auto"/>
                <w:tcMar>
                  <w:top w:w="15" w:type="dxa"/>
                  <w:left w:w="15" w:type="dxa"/>
                  <w:right w:w="15" w:type="dxa"/>
                </w:tcMar>
                <w:vAlign w:val="center"/>
              </w:tcPr>
            </w:tcPrChange>
          </w:tcPr>
          <w:p w14:paraId="17679339" w14:textId="77777777" w:rsidR="00926A12" w:rsidRDefault="00926A12">
            <w:pPr>
              <w:widowControl/>
              <w:spacing w:line="600" w:lineRule="auto"/>
              <w:jc w:val="center"/>
              <w:textAlignment w:val="center"/>
              <w:rPr>
                <w:rFonts w:ascii="宋体" w:eastAsia="宋体" w:hAnsi="宋体" w:cs="宋体"/>
                <w:color w:val="000000"/>
                <w:sz w:val="20"/>
                <w:szCs w:val="20"/>
              </w:rPr>
            </w:pPr>
            <w:r>
              <w:rPr>
                <w:rFonts w:ascii="宋体" w:eastAsia="宋体" w:hAnsi="宋体" w:cs="宋体"/>
                <w:color w:val="000000"/>
                <w:sz w:val="20"/>
                <w:szCs w:val="20"/>
              </w:rPr>
              <w:t xml:space="preserve"> </w:t>
            </w:r>
          </w:p>
        </w:tc>
      </w:tr>
      <w:tr w:rsidR="00926A12" w14:paraId="2A7F0EDA" w14:textId="77777777" w:rsidTr="000B6590">
        <w:trPr>
          <w:gridAfter w:val="2"/>
          <w:wAfter w:w="37" w:type="dxa"/>
          <w:trHeight w:val="433"/>
          <w:trPrChange w:id="348" w:author="余 蓓" w:date="2021-02-07T14:49:00Z">
            <w:trPr>
              <w:gridAfter w:val="2"/>
              <w:trHeight w:val="433"/>
            </w:trPr>
          </w:trPrChange>
        </w:trPr>
        <w:tc>
          <w:tcPr>
            <w:tcW w:w="9769" w:type="dxa"/>
            <w:gridSpan w:val="19"/>
            <w:tcBorders>
              <w:top w:val="nil"/>
              <w:left w:val="nil"/>
              <w:bottom w:val="nil"/>
              <w:right w:val="nil"/>
            </w:tcBorders>
            <w:shd w:val="clear" w:color="auto" w:fill="auto"/>
            <w:tcMar>
              <w:top w:w="15" w:type="dxa"/>
              <w:left w:w="15" w:type="dxa"/>
              <w:right w:w="15" w:type="dxa"/>
            </w:tcMar>
            <w:vAlign w:val="center"/>
            <w:tcPrChange w:id="349" w:author="余 蓓" w:date="2021-02-07T14:49:00Z">
              <w:tcPr>
                <w:tcW w:w="9769" w:type="dxa"/>
                <w:gridSpan w:val="31"/>
                <w:tcBorders>
                  <w:top w:val="nil"/>
                  <w:left w:val="nil"/>
                  <w:bottom w:val="nil"/>
                  <w:right w:val="nil"/>
                </w:tcBorders>
                <w:shd w:val="clear" w:color="auto" w:fill="auto"/>
                <w:tcMar>
                  <w:top w:w="15" w:type="dxa"/>
                  <w:left w:w="15" w:type="dxa"/>
                  <w:right w:w="15" w:type="dxa"/>
                </w:tcMar>
                <w:vAlign w:val="center"/>
              </w:tcPr>
            </w:tcPrChange>
          </w:tcPr>
          <w:p w14:paraId="220EBD40" w14:textId="77777777" w:rsidR="00926A12" w:rsidRDefault="00926A12">
            <w:pPr>
              <w:widowControl/>
              <w:spacing w:line="600" w:lineRule="auto"/>
              <w:jc w:val="left"/>
              <w:textAlignment w:val="center"/>
              <w:rPr>
                <w:rFonts w:ascii="宋体" w:eastAsia="宋体" w:hAnsi="宋体" w:cs="宋体"/>
                <w:b/>
                <w:color w:val="ED7D31"/>
                <w:sz w:val="24"/>
                <w:szCs w:val="24"/>
              </w:rPr>
            </w:pPr>
            <w:r>
              <w:rPr>
                <w:rFonts w:ascii="宋体" w:eastAsia="宋体" w:hAnsi="宋体" w:cs="宋体" w:hint="eastAsia"/>
                <w:b/>
                <w:color w:val="ED7D31"/>
                <w:kern w:val="0"/>
                <w:sz w:val="24"/>
                <w:szCs w:val="24"/>
                <w:lang w:bidi="ar"/>
              </w:rPr>
              <w:lastRenderedPageBreak/>
              <w:t>6.细菌耐药基因检出列表</w:t>
            </w:r>
          </w:p>
        </w:tc>
      </w:tr>
      <w:tr w:rsidR="00926A12" w14:paraId="4EBB17D4" w14:textId="77777777" w:rsidTr="000B6590">
        <w:trPr>
          <w:gridAfter w:val="2"/>
          <w:wAfter w:w="37" w:type="dxa"/>
          <w:trHeight w:val="410"/>
          <w:trPrChange w:id="350" w:author="余 蓓" w:date="2021-02-07T14:49:00Z">
            <w:trPr>
              <w:gridAfter w:val="2"/>
              <w:trHeight w:val="410"/>
            </w:trPr>
          </w:trPrChange>
        </w:trPr>
        <w:tc>
          <w:tcPr>
            <w:tcW w:w="1230" w:type="dxa"/>
            <w:gridSpan w:val="2"/>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51" w:author="余 蓓" w:date="2021-02-07T14:49:00Z">
              <w:tcPr>
                <w:tcW w:w="1230" w:type="dxa"/>
                <w:gridSpan w:val="2"/>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6769896D"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基因</w:t>
            </w:r>
          </w:p>
        </w:tc>
        <w:tc>
          <w:tcPr>
            <w:tcW w:w="1672"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52" w:author="余 蓓" w:date="2021-02-07T14:49:00Z">
              <w:tcPr>
                <w:tcW w:w="1672" w:type="dxa"/>
                <w:gridSpan w:val="6"/>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56C9F855"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物种拉丁名</w:t>
            </w:r>
          </w:p>
        </w:tc>
        <w:tc>
          <w:tcPr>
            <w:tcW w:w="1703"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53" w:author="余 蓓" w:date="2021-02-07T14:49:00Z">
              <w:tcPr>
                <w:tcW w:w="1703" w:type="dxa"/>
                <w:gridSpan w:val="9"/>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1D48B7A3"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物种中文名</w:t>
            </w:r>
          </w:p>
        </w:tc>
        <w:tc>
          <w:tcPr>
            <w:tcW w:w="2272" w:type="dxa"/>
            <w:gridSpan w:val="3"/>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54" w:author="余 蓓" w:date="2021-02-07T14:49:00Z">
              <w:tcPr>
                <w:tcW w:w="2272"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09B9AB21"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抗生素</w:t>
            </w:r>
          </w:p>
        </w:tc>
        <w:tc>
          <w:tcPr>
            <w:tcW w:w="1770" w:type="dxa"/>
            <w:gridSpan w:val="5"/>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55" w:author="余 蓓" w:date="2021-02-07T14:49:00Z">
              <w:tcPr>
                <w:tcW w:w="1778" w:type="dxa"/>
                <w:gridSpan w:val="8"/>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32E6CC55"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抗生素名字</w:t>
            </w:r>
          </w:p>
        </w:tc>
        <w:tc>
          <w:tcPr>
            <w:tcW w:w="1122"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56" w:author="余 蓓" w:date="2021-02-07T14:49:00Z">
              <w:tcPr>
                <w:tcW w:w="1114" w:type="dxa"/>
                <w:gridSpan w:val="2"/>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5B39AD52" w14:textId="77777777" w:rsidR="00926A12" w:rsidRDefault="00926A12">
            <w:pPr>
              <w:widowControl/>
              <w:spacing w:line="600" w:lineRule="auto"/>
              <w:jc w:val="center"/>
              <w:textAlignment w:val="center"/>
              <w:rPr>
                <w:rFonts w:ascii="宋体" w:eastAsia="宋体" w:hAnsi="宋体" w:cs="宋体"/>
                <w:b/>
                <w:color w:val="000000"/>
                <w:sz w:val="20"/>
                <w:szCs w:val="20"/>
              </w:rPr>
            </w:pPr>
            <w:r>
              <w:rPr>
                <w:rFonts w:ascii="宋体" w:eastAsia="宋体" w:hAnsi="宋体" w:cs="宋体" w:hint="eastAsia"/>
                <w:b/>
                <w:color w:val="000000"/>
                <w:kern w:val="0"/>
                <w:sz w:val="20"/>
                <w:szCs w:val="20"/>
                <w:lang w:bidi="ar"/>
              </w:rPr>
              <w:t>序列数</w:t>
            </w:r>
          </w:p>
        </w:tc>
      </w:tr>
      <w:tr w:rsidR="00926A12" w14:paraId="0BF6C8B4" w14:textId="77777777" w:rsidTr="000B6590">
        <w:trPr>
          <w:gridAfter w:val="2"/>
          <w:wAfter w:w="37" w:type="dxa"/>
          <w:trHeight w:val="525"/>
          <w:trPrChange w:id="357" w:author="余 蓓" w:date="2021-02-07T14:49:00Z">
            <w:trPr>
              <w:gridAfter w:val="2"/>
              <w:trHeight w:val="525"/>
            </w:trPr>
          </w:trPrChange>
        </w:trPr>
        <w:tc>
          <w:tcPr>
            <w:tcW w:w="1230" w:type="dxa"/>
            <w:gridSpan w:val="2"/>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58" w:author="余 蓓" w:date="2021-02-07T14:49:00Z">
              <w:tcPr>
                <w:tcW w:w="1230" w:type="dxa"/>
                <w:gridSpan w:val="2"/>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7A8DEF36" w14:textId="0687BCC8" w:rsidR="00926A12" w:rsidRDefault="00926A12">
            <w:pPr>
              <w:widowControl/>
              <w:spacing w:line="600" w:lineRule="auto"/>
              <w:jc w:val="center"/>
              <w:textAlignment w:val="center"/>
              <w:rPr>
                <w:rFonts w:ascii="宋体" w:eastAsia="宋体" w:hAnsi="宋体" w:cs="宋体"/>
                <w:color w:val="000000"/>
                <w:sz w:val="20"/>
                <w:szCs w:val="20"/>
              </w:rPr>
            </w:pPr>
            <w:del w:id="359" w:author="余 蓓" w:date="2021-02-07T14:51:00Z">
              <w:r w:rsidDel="000B6590">
                <w:rPr>
                  <w:rFonts w:ascii="宋体" w:eastAsia="宋体" w:hAnsi="宋体" w:cs="宋体"/>
                  <w:color w:val="000000"/>
                  <w:sz w:val="20"/>
                  <w:szCs w:val="20"/>
                </w:rPr>
                <w:delText xml:space="preserve"> </w:delText>
              </w:r>
            </w:del>
          </w:p>
        </w:tc>
        <w:tc>
          <w:tcPr>
            <w:tcW w:w="1672"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60" w:author="余 蓓" w:date="2021-02-07T14:49:00Z">
              <w:tcPr>
                <w:tcW w:w="1672" w:type="dxa"/>
                <w:gridSpan w:val="6"/>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321EEA99" w14:textId="2062094B" w:rsidR="00926A12" w:rsidRDefault="00926A12">
            <w:pPr>
              <w:widowControl/>
              <w:spacing w:line="600" w:lineRule="auto"/>
              <w:jc w:val="center"/>
              <w:textAlignment w:val="center"/>
              <w:rPr>
                <w:rFonts w:ascii="宋体" w:eastAsia="宋体" w:hAnsi="宋体" w:cs="宋体"/>
                <w:color w:val="000000"/>
                <w:sz w:val="20"/>
                <w:szCs w:val="20"/>
              </w:rPr>
            </w:pPr>
            <w:del w:id="361" w:author="余 蓓" w:date="2021-02-07T14:51:00Z">
              <w:r w:rsidDel="000B6590">
                <w:rPr>
                  <w:rFonts w:ascii="宋体" w:eastAsia="宋体" w:hAnsi="宋体" w:cs="宋体"/>
                  <w:color w:val="000000"/>
                  <w:sz w:val="20"/>
                  <w:szCs w:val="20"/>
                </w:rPr>
                <w:delText xml:space="preserve"> </w:delText>
              </w:r>
            </w:del>
          </w:p>
        </w:tc>
        <w:tc>
          <w:tcPr>
            <w:tcW w:w="1703"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62" w:author="余 蓓" w:date="2021-02-07T14:49:00Z">
              <w:tcPr>
                <w:tcW w:w="1703" w:type="dxa"/>
                <w:gridSpan w:val="9"/>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671AAC59" w14:textId="6C0B4468" w:rsidR="00926A12" w:rsidRDefault="00926A12">
            <w:pPr>
              <w:widowControl/>
              <w:spacing w:line="600" w:lineRule="auto"/>
              <w:jc w:val="center"/>
              <w:textAlignment w:val="center"/>
              <w:rPr>
                <w:rFonts w:ascii="宋体" w:eastAsia="宋体" w:hAnsi="宋体" w:cs="宋体"/>
                <w:color w:val="000000"/>
                <w:sz w:val="20"/>
                <w:szCs w:val="20"/>
              </w:rPr>
            </w:pPr>
            <w:del w:id="363" w:author="余 蓓" w:date="2021-02-07T14:51:00Z">
              <w:r w:rsidDel="000B6590">
                <w:rPr>
                  <w:rFonts w:ascii="宋体" w:eastAsia="宋体" w:hAnsi="宋体" w:cs="宋体"/>
                  <w:color w:val="000000"/>
                  <w:sz w:val="20"/>
                  <w:szCs w:val="20"/>
                </w:rPr>
                <w:delText xml:space="preserve"> </w:delText>
              </w:r>
            </w:del>
          </w:p>
        </w:tc>
        <w:tc>
          <w:tcPr>
            <w:tcW w:w="2272" w:type="dxa"/>
            <w:gridSpan w:val="3"/>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64" w:author="余 蓓" w:date="2021-02-07T14:49:00Z">
              <w:tcPr>
                <w:tcW w:w="2272" w:type="dxa"/>
                <w:gridSpan w:val="4"/>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0552B817" w14:textId="24D47B37" w:rsidR="00926A12" w:rsidRDefault="00926A12">
            <w:pPr>
              <w:widowControl/>
              <w:spacing w:line="600" w:lineRule="auto"/>
              <w:jc w:val="center"/>
              <w:textAlignment w:val="center"/>
              <w:rPr>
                <w:rFonts w:ascii="宋体" w:eastAsia="宋体" w:hAnsi="宋体" w:cs="宋体"/>
                <w:color w:val="000000"/>
                <w:sz w:val="20"/>
                <w:szCs w:val="20"/>
              </w:rPr>
            </w:pPr>
            <w:del w:id="365" w:author="余 蓓" w:date="2021-02-07T14:51:00Z">
              <w:r w:rsidDel="000B6590">
                <w:rPr>
                  <w:rFonts w:ascii="宋体" w:eastAsia="宋体" w:hAnsi="宋体" w:cs="宋体"/>
                  <w:color w:val="000000"/>
                  <w:sz w:val="20"/>
                  <w:szCs w:val="20"/>
                </w:rPr>
                <w:delText xml:space="preserve"> </w:delText>
              </w:r>
            </w:del>
          </w:p>
        </w:tc>
        <w:tc>
          <w:tcPr>
            <w:tcW w:w="1770" w:type="dxa"/>
            <w:gridSpan w:val="5"/>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66" w:author="余 蓓" w:date="2021-02-07T14:49:00Z">
              <w:tcPr>
                <w:tcW w:w="1778" w:type="dxa"/>
                <w:gridSpan w:val="8"/>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516CF118" w14:textId="074C3289" w:rsidR="00926A12" w:rsidRDefault="00926A12">
            <w:pPr>
              <w:widowControl/>
              <w:spacing w:line="600" w:lineRule="auto"/>
              <w:jc w:val="center"/>
              <w:textAlignment w:val="center"/>
              <w:rPr>
                <w:rFonts w:ascii="宋体" w:eastAsia="宋体" w:hAnsi="宋体" w:cs="宋体"/>
                <w:color w:val="000000"/>
                <w:sz w:val="20"/>
                <w:szCs w:val="20"/>
              </w:rPr>
            </w:pPr>
            <w:del w:id="367" w:author="余 蓓" w:date="2021-02-07T14:51:00Z">
              <w:r w:rsidDel="000B6590">
                <w:rPr>
                  <w:rFonts w:ascii="宋体" w:eastAsia="宋体" w:hAnsi="宋体" w:cs="宋体"/>
                  <w:color w:val="000000"/>
                  <w:sz w:val="20"/>
                  <w:szCs w:val="20"/>
                </w:rPr>
                <w:delText xml:space="preserve"> </w:delText>
              </w:r>
            </w:del>
          </w:p>
        </w:tc>
        <w:tc>
          <w:tcPr>
            <w:tcW w:w="1122" w:type="dxa"/>
            <w:tcBorders>
              <w:top w:val="single" w:sz="4" w:space="0" w:color="000000"/>
              <w:left w:val="nil"/>
              <w:bottom w:val="single" w:sz="4" w:space="0" w:color="000000"/>
              <w:right w:val="nil"/>
            </w:tcBorders>
            <w:shd w:val="clear" w:color="auto" w:fill="FFFFFF"/>
            <w:tcMar>
              <w:top w:w="15" w:type="dxa"/>
              <w:left w:w="15" w:type="dxa"/>
              <w:right w:w="15" w:type="dxa"/>
            </w:tcMar>
            <w:vAlign w:val="center"/>
            <w:tcPrChange w:id="368" w:author="余 蓓" w:date="2021-02-07T14:49:00Z">
              <w:tcPr>
                <w:tcW w:w="1114" w:type="dxa"/>
                <w:gridSpan w:val="2"/>
                <w:tcBorders>
                  <w:top w:val="single" w:sz="4" w:space="0" w:color="000000"/>
                  <w:left w:val="nil"/>
                  <w:bottom w:val="single" w:sz="4" w:space="0" w:color="000000"/>
                  <w:right w:val="nil"/>
                </w:tcBorders>
                <w:shd w:val="clear" w:color="auto" w:fill="FFFFFF"/>
                <w:tcMar>
                  <w:top w:w="15" w:type="dxa"/>
                  <w:left w:w="15" w:type="dxa"/>
                  <w:right w:w="15" w:type="dxa"/>
                </w:tcMar>
                <w:vAlign w:val="center"/>
              </w:tcPr>
            </w:tcPrChange>
          </w:tcPr>
          <w:p w14:paraId="5B69FC09" w14:textId="113B62DA" w:rsidR="00926A12" w:rsidRDefault="00926A12">
            <w:pPr>
              <w:widowControl/>
              <w:spacing w:line="600" w:lineRule="auto"/>
              <w:jc w:val="center"/>
              <w:textAlignment w:val="center"/>
              <w:rPr>
                <w:rFonts w:ascii="宋体" w:eastAsia="宋体" w:hAnsi="宋体" w:cs="宋体"/>
                <w:color w:val="000000"/>
                <w:sz w:val="20"/>
                <w:szCs w:val="20"/>
              </w:rPr>
            </w:pPr>
            <w:del w:id="369" w:author="余 蓓" w:date="2021-02-07T14:51:00Z">
              <w:r w:rsidDel="000B6590">
                <w:rPr>
                  <w:rFonts w:ascii="宋体" w:eastAsia="宋体" w:hAnsi="宋体" w:cs="宋体"/>
                  <w:color w:val="000000"/>
                  <w:sz w:val="20"/>
                  <w:szCs w:val="20"/>
                </w:rPr>
                <w:delText xml:space="preserve"> </w:delText>
              </w:r>
            </w:del>
          </w:p>
        </w:tc>
      </w:tr>
    </w:tbl>
    <w:p w14:paraId="157E564B" w14:textId="77777777" w:rsidR="002150F0" w:rsidRDefault="00C81190">
      <w:pPr>
        <w:spacing w:beforeLines="50" w:before="156" w:afterLines="50" w:after="156" w:line="360" w:lineRule="auto"/>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注：由于耐药基因与实际耐药表型并不完全一致，所以报告检出的耐药基因仅供临床医生参考。</w:t>
      </w:r>
    </w:p>
    <w:p w14:paraId="2AC137DD" w14:textId="77777777" w:rsidR="002150F0" w:rsidRDefault="00C81190">
      <w:pPr>
        <w:spacing w:line="360" w:lineRule="auto"/>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属</w:t>
      </w:r>
      <w:r>
        <w:rPr>
          <w:rFonts w:ascii="宋体" w:eastAsia="宋体" w:hAnsi="宋体" w:cs="宋体" w:hint="eastAsia"/>
          <w:b/>
          <w:bCs/>
          <w:color w:val="000000" w:themeColor="text1"/>
          <w:sz w:val="18"/>
          <w:szCs w:val="18"/>
          <w:vertAlign w:val="superscript"/>
        </w:rPr>
        <w:t>b</w:t>
      </w:r>
      <w:r>
        <w:rPr>
          <w:rFonts w:ascii="宋体" w:eastAsia="宋体" w:hAnsi="宋体" w:cs="宋体" w:hint="eastAsia"/>
          <w:b/>
          <w:bCs/>
          <w:color w:val="000000" w:themeColor="text1"/>
          <w:sz w:val="18"/>
          <w:szCs w:val="18"/>
        </w:rPr>
        <w:t>：生物分类的基本单位，种是属的下一级分类单位</w:t>
      </w:r>
    </w:p>
    <w:p w14:paraId="5188F11A" w14:textId="77777777" w:rsidR="002150F0" w:rsidRDefault="00C81190">
      <w:pPr>
        <w:spacing w:line="360" w:lineRule="auto"/>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拉丁名</w:t>
      </w:r>
      <w:r>
        <w:rPr>
          <w:rFonts w:ascii="宋体" w:eastAsia="宋体" w:hAnsi="宋体" w:cs="宋体" w:hint="eastAsia"/>
          <w:b/>
          <w:bCs/>
          <w:color w:val="000000" w:themeColor="text1"/>
          <w:sz w:val="18"/>
          <w:szCs w:val="18"/>
          <w:vertAlign w:val="superscript"/>
        </w:rPr>
        <w:t>c</w:t>
      </w:r>
      <w:r>
        <w:rPr>
          <w:rFonts w:ascii="宋体" w:eastAsia="宋体" w:hAnsi="宋体" w:cs="宋体" w:hint="eastAsia"/>
          <w:b/>
          <w:bCs/>
          <w:color w:val="000000" w:themeColor="text1"/>
          <w:sz w:val="18"/>
          <w:szCs w:val="18"/>
        </w:rPr>
        <w:t>：微生物分类学对本物种的国际正式命名</w:t>
      </w:r>
    </w:p>
    <w:p w14:paraId="0D9647CB" w14:textId="77777777" w:rsidR="002150F0" w:rsidRDefault="00C81190">
      <w:pPr>
        <w:spacing w:line="360" w:lineRule="auto"/>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序列数</w:t>
      </w:r>
      <w:r>
        <w:rPr>
          <w:rFonts w:ascii="宋体" w:eastAsia="宋体" w:hAnsi="宋体" w:cs="宋体" w:hint="eastAsia"/>
          <w:b/>
          <w:bCs/>
          <w:color w:val="000000" w:themeColor="text1"/>
          <w:sz w:val="18"/>
          <w:szCs w:val="18"/>
          <w:vertAlign w:val="superscript"/>
        </w:rPr>
        <w:t>d</w:t>
      </w:r>
      <w:r>
        <w:rPr>
          <w:rFonts w:ascii="宋体" w:eastAsia="宋体" w:hAnsi="宋体" w:cs="宋体" w:hint="eastAsia"/>
          <w:b/>
          <w:bCs/>
          <w:color w:val="000000" w:themeColor="text1"/>
          <w:sz w:val="18"/>
          <w:szCs w:val="18"/>
        </w:rPr>
        <w:t>：</w:t>
      </w:r>
      <w:r>
        <w:rPr>
          <w:rFonts w:ascii="宋体" w:eastAsia="宋体" w:hAnsi="宋体" w:cs="宋体" w:hint="eastAsia"/>
          <w:b/>
          <w:bCs/>
          <w:kern w:val="0"/>
          <w:sz w:val="18"/>
          <w:szCs w:val="18"/>
        </w:rPr>
        <w:t>指在属/种水平上，准确比对到该微生物的特异性序列条数</w:t>
      </w:r>
    </w:p>
    <w:p w14:paraId="594CE5F3" w14:textId="77777777" w:rsidR="002150F0" w:rsidRDefault="00C81190">
      <w:pPr>
        <w:spacing w:line="360" w:lineRule="auto"/>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相对丰度</w:t>
      </w:r>
      <w:r>
        <w:rPr>
          <w:rFonts w:ascii="宋体" w:eastAsia="宋体" w:hAnsi="宋体" w:cs="宋体" w:hint="eastAsia"/>
          <w:b/>
          <w:bCs/>
          <w:color w:val="000000" w:themeColor="text1"/>
          <w:sz w:val="18"/>
          <w:szCs w:val="18"/>
          <w:vertAlign w:val="superscript"/>
        </w:rPr>
        <w:t>e</w:t>
      </w:r>
      <w:r>
        <w:rPr>
          <w:rFonts w:ascii="宋体" w:eastAsia="宋体" w:hAnsi="宋体" w:cs="宋体" w:hint="eastAsia"/>
          <w:b/>
          <w:bCs/>
          <w:color w:val="000000" w:themeColor="text1"/>
          <w:sz w:val="18"/>
          <w:szCs w:val="18"/>
        </w:rPr>
        <w:t>：将病原体按照细菌（包括分枝杆菌）、真菌、病毒、寄生虫等进行分类，相对丰度是指该病原体在相应分类中，所有个体的相对比例，体现该病原体在该分类中的含量高低</w:t>
      </w:r>
    </w:p>
    <w:p w14:paraId="761E85BF" w14:textId="77777777" w:rsidR="002150F0" w:rsidRDefault="00C81190">
      <w:pPr>
        <w:widowControl/>
        <w:spacing w:line="360" w:lineRule="auto"/>
        <w:jc w:val="left"/>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种</w:t>
      </w:r>
      <w:r>
        <w:rPr>
          <w:rFonts w:ascii="宋体" w:eastAsia="宋体" w:hAnsi="宋体" w:cs="宋体" w:hint="eastAsia"/>
          <w:b/>
          <w:bCs/>
          <w:color w:val="000000" w:themeColor="text1"/>
          <w:sz w:val="18"/>
          <w:szCs w:val="18"/>
          <w:vertAlign w:val="superscript"/>
        </w:rPr>
        <w:t>f</w:t>
      </w:r>
      <w:r>
        <w:rPr>
          <w:rFonts w:ascii="宋体" w:eastAsia="宋体" w:hAnsi="宋体" w:cs="宋体" w:hint="eastAsia"/>
          <w:b/>
          <w:bCs/>
          <w:color w:val="000000" w:themeColor="text1"/>
          <w:sz w:val="18"/>
          <w:szCs w:val="18"/>
        </w:rPr>
        <w:t>：生物分类的基本单位，属是种的上一级分类单位</w:t>
      </w:r>
    </w:p>
    <w:p w14:paraId="0BFDF4DD" w14:textId="77777777" w:rsidR="002150F0" w:rsidRDefault="00C81190">
      <w:pPr>
        <w:widowControl/>
        <w:spacing w:line="360" w:lineRule="auto"/>
        <w:jc w:val="left"/>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覆盖度</w:t>
      </w:r>
      <w:r>
        <w:rPr>
          <w:rFonts w:ascii="宋体" w:eastAsia="宋体" w:hAnsi="宋体" w:cs="宋体" w:hint="eastAsia"/>
          <w:b/>
          <w:bCs/>
          <w:color w:val="000000" w:themeColor="text1"/>
          <w:sz w:val="18"/>
          <w:szCs w:val="18"/>
          <w:vertAlign w:val="superscript"/>
        </w:rPr>
        <w:t>g</w:t>
      </w:r>
      <w:r>
        <w:rPr>
          <w:rFonts w:ascii="宋体" w:eastAsia="宋体" w:hAnsi="宋体" w:cs="宋体" w:hint="eastAsia"/>
          <w:b/>
          <w:bCs/>
          <w:color w:val="000000" w:themeColor="text1"/>
          <w:sz w:val="18"/>
          <w:szCs w:val="18"/>
        </w:rPr>
        <w:t>：表示检测到的该微生物核酸序列覆盖到该微生物整个基因组序列的百分比</w:t>
      </w:r>
    </w:p>
    <w:p w14:paraId="28A77B28" w14:textId="77777777" w:rsidR="002150F0" w:rsidRDefault="00C81190">
      <w:pPr>
        <w:widowControl/>
        <w:spacing w:line="360" w:lineRule="auto"/>
        <w:jc w:val="left"/>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置信度</w:t>
      </w:r>
      <w:r>
        <w:rPr>
          <w:rFonts w:ascii="宋体" w:eastAsia="宋体" w:hAnsi="宋体" w:cs="宋体" w:hint="eastAsia"/>
          <w:b/>
          <w:bCs/>
          <w:color w:val="000000" w:themeColor="text1"/>
          <w:sz w:val="18"/>
          <w:szCs w:val="18"/>
          <w:vertAlign w:val="superscript"/>
        </w:rPr>
        <w:t>h</w:t>
      </w:r>
      <w:r>
        <w:rPr>
          <w:rFonts w:ascii="宋体" w:eastAsia="宋体" w:hAnsi="宋体" w:cs="宋体" w:hint="eastAsia"/>
          <w:b/>
          <w:bCs/>
          <w:color w:val="000000" w:themeColor="text1"/>
          <w:sz w:val="18"/>
          <w:szCs w:val="18"/>
        </w:rPr>
        <w:t>：根据序列比对，在样本中鉴定该病原体的可信度</w:t>
      </w:r>
    </w:p>
    <w:p w14:paraId="3C2C8233" w14:textId="77777777" w:rsidR="002150F0" w:rsidRDefault="00C81190">
      <w:pPr>
        <w:widowControl/>
        <w:spacing w:line="360" w:lineRule="auto"/>
        <w:jc w:val="left"/>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疑似病原体</w:t>
      </w:r>
      <w:r>
        <w:rPr>
          <w:rFonts w:ascii="宋体" w:eastAsia="宋体" w:hAnsi="宋体" w:cs="宋体" w:hint="eastAsia"/>
          <w:b/>
          <w:bCs/>
          <w:color w:val="000000" w:themeColor="text1"/>
          <w:sz w:val="18"/>
          <w:szCs w:val="18"/>
          <w:vertAlign w:val="superscript"/>
        </w:rPr>
        <w:t>*</w:t>
      </w:r>
      <w:r>
        <w:rPr>
          <w:rFonts w:ascii="宋体" w:eastAsia="宋体" w:hAnsi="宋体" w:cs="宋体" w:hint="eastAsia"/>
          <w:b/>
          <w:bCs/>
          <w:color w:val="000000" w:themeColor="text1"/>
          <w:sz w:val="18"/>
          <w:szCs w:val="18"/>
        </w:rPr>
        <w:t>：包括检出序列数低的可能的病原体、环境中常见的机会致病菌、常见院内感染菌、以及具有可能致病性的人体定植菌等情况</w:t>
      </w:r>
    </w:p>
    <w:p w14:paraId="128BC21C" w14:textId="77777777" w:rsidR="002150F0" w:rsidRDefault="00C81190">
      <w:pPr>
        <w:spacing w:line="360" w:lineRule="auto"/>
        <w:rPr>
          <w:rFonts w:ascii="宋体" w:eastAsia="宋体" w:hAnsi="宋体" w:cs="宋体"/>
          <w:b/>
          <w:bCs/>
          <w:kern w:val="0"/>
          <w:sz w:val="18"/>
          <w:szCs w:val="18"/>
        </w:rPr>
      </w:pPr>
      <w:r>
        <w:rPr>
          <w:rFonts w:ascii="宋体" w:eastAsia="宋体" w:hAnsi="宋体" w:cs="宋体" w:hint="eastAsia"/>
          <w:b/>
          <w:bCs/>
          <w:kern w:val="0"/>
          <w:sz w:val="18"/>
          <w:szCs w:val="18"/>
        </w:rPr>
        <w:t>- ：表示此栏无准确信息</w:t>
      </w:r>
    </w:p>
    <w:p w14:paraId="16A26F03" w14:textId="77777777" w:rsidR="002150F0" w:rsidRDefault="002150F0">
      <w:pPr>
        <w:spacing w:line="360" w:lineRule="auto"/>
        <w:rPr>
          <w:rFonts w:ascii="宋体" w:eastAsia="宋体" w:hAnsi="宋体" w:cs="宋体"/>
          <w:b/>
          <w:color w:val="000000" w:themeColor="text1"/>
          <w:sz w:val="32"/>
          <w:szCs w:val="32"/>
        </w:rPr>
      </w:pPr>
    </w:p>
    <w:p w14:paraId="70897A76" w14:textId="77777777" w:rsidR="002150F0" w:rsidRDefault="00C81190">
      <w:pPr>
        <w:spacing w:line="360" w:lineRule="auto"/>
        <w:rPr>
          <w:rFonts w:ascii="宋体" w:eastAsia="宋体" w:hAnsi="宋体" w:cs="宋体"/>
          <w:b/>
          <w:color w:val="00469C"/>
          <w:sz w:val="15"/>
          <w:szCs w:val="15"/>
        </w:rPr>
      </w:pPr>
      <w:r>
        <w:rPr>
          <w:rFonts w:ascii="宋体" w:eastAsia="宋体" w:hAnsi="宋体" w:cs="宋体" w:hint="eastAsia"/>
          <w:b/>
          <w:color w:val="000000" w:themeColor="text1"/>
          <w:sz w:val="32"/>
          <w:szCs w:val="32"/>
        </w:rPr>
        <w:t>数据质控结果</w:t>
      </w:r>
    </w:p>
    <w:tbl>
      <w:tblPr>
        <w:tblStyle w:val="ad"/>
        <w:tblW w:w="8301" w:type="dxa"/>
        <w:jc w:val="center"/>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ayout w:type="fixed"/>
        <w:tblLook w:val="04A0" w:firstRow="1" w:lastRow="0" w:firstColumn="1" w:lastColumn="0" w:noHBand="0" w:noVBand="1"/>
        <w:tblPrChange w:id="370" w:author="yong sun" w:date="2020-11-07T20:51:00Z">
          <w:tblPr>
            <w:tblStyle w:val="ad"/>
            <w:tblW w:w="9758" w:type="dxa"/>
            <w:tblInd w:w="108"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6" w:space="0" w:color="548DD4" w:themeColor="text2" w:themeTint="99"/>
              <w:insideV w:val="single" w:sz="6" w:space="0" w:color="548DD4" w:themeColor="text2" w:themeTint="99"/>
            </w:tblBorders>
            <w:tblLayout w:type="fixed"/>
            <w:tblLook w:val="04A0" w:firstRow="1" w:lastRow="0" w:firstColumn="1" w:lastColumn="0" w:noHBand="0" w:noVBand="1"/>
          </w:tblPr>
        </w:tblPrChange>
      </w:tblPr>
      <w:tblGrid>
        <w:gridCol w:w="1956"/>
        <w:gridCol w:w="3693"/>
        <w:gridCol w:w="2652"/>
        <w:tblGridChange w:id="371">
          <w:tblGrid>
            <w:gridCol w:w="1956"/>
            <w:gridCol w:w="3693"/>
            <w:gridCol w:w="2652"/>
          </w:tblGrid>
        </w:tblGridChange>
      </w:tblGrid>
      <w:tr w:rsidR="002150F0" w14:paraId="0F30D14A" w14:textId="77777777" w:rsidTr="002150F0">
        <w:trPr>
          <w:trHeight w:val="534"/>
          <w:jc w:val="center"/>
          <w:trPrChange w:id="372" w:author="yong sun" w:date="2020-11-07T20:51:00Z">
            <w:trPr>
              <w:trHeight w:val="534"/>
            </w:trPr>
          </w:trPrChange>
        </w:trPr>
        <w:tc>
          <w:tcPr>
            <w:tcW w:w="1956" w:type="dxa"/>
            <w:tcBorders>
              <w:top w:val="single" w:sz="12" w:space="0" w:color="F79646" w:themeColor="accent6"/>
              <w:left w:val="single" w:sz="12" w:space="0" w:color="F79646" w:themeColor="accent6"/>
              <w:bottom w:val="single" w:sz="8" w:space="0" w:color="F79646" w:themeColor="accent6"/>
              <w:right w:val="single" w:sz="8" w:space="0" w:color="F79646" w:themeColor="accent6"/>
            </w:tcBorders>
            <w:shd w:val="clear" w:color="auto" w:fill="FDEADA" w:themeFill="accent6" w:themeFillTint="32"/>
            <w:vAlign w:val="center"/>
            <w:tcPrChange w:id="373" w:author="yong sun" w:date="2020-11-07T20:51:00Z">
              <w:tcPr>
                <w:tcW w:w="1956" w:type="dxa"/>
                <w:tcBorders>
                  <w:top w:val="single" w:sz="12" w:space="0" w:color="F79646" w:themeColor="accent6"/>
                  <w:left w:val="single" w:sz="12" w:space="0" w:color="F79646" w:themeColor="accent6"/>
                  <w:bottom w:val="single" w:sz="8" w:space="0" w:color="F79646" w:themeColor="accent6"/>
                  <w:right w:val="single" w:sz="8" w:space="0" w:color="F79646" w:themeColor="accent6"/>
                </w:tcBorders>
                <w:shd w:val="clear" w:color="auto" w:fill="FDEADA" w:themeFill="accent6" w:themeFillTint="32"/>
                <w:vAlign w:val="center"/>
              </w:tcPr>
            </w:tcPrChange>
          </w:tcPr>
          <w:p w14:paraId="652BFFCB" w14:textId="77777777" w:rsidR="002150F0" w:rsidRDefault="00C81190">
            <w:pPr>
              <w:widowControl/>
              <w:spacing w:line="360" w:lineRule="auto"/>
              <w:jc w:val="center"/>
              <w:rPr>
                <w:rFonts w:ascii="宋体" w:eastAsia="宋体" w:hAnsi="宋体" w:cs="宋体"/>
                <w:b/>
                <w:color w:val="E36C0A" w:themeColor="accent6" w:themeShade="BF"/>
                <w:sz w:val="22"/>
              </w:rPr>
            </w:pPr>
            <w:r>
              <w:rPr>
                <w:rFonts w:ascii="宋体" w:eastAsia="宋体" w:hAnsi="宋体" w:cs="宋体" w:hint="eastAsia"/>
                <w:b/>
                <w:color w:val="E36C0A" w:themeColor="accent6" w:themeShade="BF"/>
                <w:sz w:val="22"/>
              </w:rPr>
              <w:t>总序列数</w:t>
            </w:r>
          </w:p>
        </w:tc>
        <w:tc>
          <w:tcPr>
            <w:tcW w:w="3693" w:type="dxa"/>
            <w:tcBorders>
              <w:top w:val="single" w:sz="12" w:space="0" w:color="F79646" w:themeColor="accent6"/>
              <w:left w:val="single" w:sz="8" w:space="0" w:color="F79646" w:themeColor="accent6"/>
              <w:bottom w:val="single" w:sz="8" w:space="0" w:color="F79646" w:themeColor="accent6"/>
              <w:right w:val="single" w:sz="8" w:space="0" w:color="F79646" w:themeColor="accent6"/>
            </w:tcBorders>
            <w:shd w:val="clear" w:color="auto" w:fill="FDEADA" w:themeFill="accent6" w:themeFillTint="32"/>
            <w:vAlign w:val="center"/>
            <w:tcPrChange w:id="374" w:author="yong sun" w:date="2020-11-07T20:51:00Z">
              <w:tcPr>
                <w:tcW w:w="3693" w:type="dxa"/>
                <w:tcBorders>
                  <w:top w:val="single" w:sz="12" w:space="0" w:color="F79646" w:themeColor="accent6"/>
                  <w:left w:val="single" w:sz="8" w:space="0" w:color="F79646" w:themeColor="accent6"/>
                  <w:bottom w:val="single" w:sz="8" w:space="0" w:color="F79646" w:themeColor="accent6"/>
                  <w:right w:val="single" w:sz="8" w:space="0" w:color="F79646" w:themeColor="accent6"/>
                </w:tcBorders>
                <w:shd w:val="clear" w:color="auto" w:fill="FDEADA" w:themeFill="accent6" w:themeFillTint="32"/>
                <w:vAlign w:val="center"/>
              </w:tcPr>
            </w:tcPrChange>
          </w:tcPr>
          <w:p w14:paraId="6401038F" w14:textId="77777777" w:rsidR="002150F0" w:rsidRDefault="00C81190">
            <w:pPr>
              <w:widowControl/>
              <w:spacing w:line="360" w:lineRule="auto"/>
              <w:jc w:val="center"/>
              <w:rPr>
                <w:rFonts w:ascii="宋体" w:eastAsia="宋体" w:hAnsi="宋体" w:cs="宋体"/>
                <w:b/>
                <w:color w:val="E36C0A" w:themeColor="accent6" w:themeShade="BF"/>
                <w:sz w:val="22"/>
              </w:rPr>
            </w:pPr>
            <w:r>
              <w:rPr>
                <w:rFonts w:ascii="宋体" w:eastAsia="宋体" w:hAnsi="宋体" w:cs="宋体" w:hint="eastAsia"/>
                <w:b/>
                <w:color w:val="E36C0A" w:themeColor="accent6" w:themeShade="BF"/>
                <w:sz w:val="22"/>
              </w:rPr>
              <w:t>人类DNA过滤后序列数</w:t>
            </w:r>
          </w:p>
        </w:tc>
        <w:tc>
          <w:tcPr>
            <w:tcW w:w="2652" w:type="dxa"/>
            <w:tcBorders>
              <w:top w:val="single" w:sz="12" w:space="0" w:color="F79646" w:themeColor="accent6"/>
              <w:left w:val="single" w:sz="8" w:space="0" w:color="F79646" w:themeColor="accent6"/>
              <w:bottom w:val="single" w:sz="8" w:space="0" w:color="F79646" w:themeColor="accent6"/>
              <w:right w:val="single" w:sz="8" w:space="0" w:color="F79646" w:themeColor="accent6"/>
            </w:tcBorders>
            <w:shd w:val="clear" w:color="auto" w:fill="FDEADA" w:themeFill="accent6" w:themeFillTint="32"/>
            <w:vAlign w:val="center"/>
            <w:tcPrChange w:id="375" w:author="yong sun" w:date="2020-11-07T20:51:00Z">
              <w:tcPr>
                <w:tcW w:w="2652" w:type="dxa"/>
                <w:tcBorders>
                  <w:top w:val="single" w:sz="12" w:space="0" w:color="F79646" w:themeColor="accent6"/>
                  <w:left w:val="single" w:sz="8" w:space="0" w:color="F79646" w:themeColor="accent6"/>
                  <w:bottom w:val="single" w:sz="8" w:space="0" w:color="F79646" w:themeColor="accent6"/>
                  <w:right w:val="single" w:sz="8" w:space="0" w:color="F79646" w:themeColor="accent6"/>
                </w:tcBorders>
                <w:shd w:val="clear" w:color="auto" w:fill="FDEADA" w:themeFill="accent6" w:themeFillTint="32"/>
                <w:vAlign w:val="center"/>
              </w:tcPr>
            </w:tcPrChange>
          </w:tcPr>
          <w:p w14:paraId="15F2659C" w14:textId="77777777" w:rsidR="002150F0" w:rsidRDefault="00C81190">
            <w:pPr>
              <w:widowControl/>
              <w:spacing w:line="360" w:lineRule="auto"/>
              <w:jc w:val="center"/>
              <w:rPr>
                <w:rFonts w:ascii="宋体" w:eastAsia="宋体" w:hAnsi="宋体" w:cs="宋体"/>
                <w:b/>
                <w:color w:val="E36C0A" w:themeColor="accent6" w:themeShade="BF"/>
                <w:sz w:val="22"/>
              </w:rPr>
            </w:pPr>
            <w:r>
              <w:rPr>
                <w:rFonts w:ascii="宋体" w:eastAsia="宋体" w:hAnsi="宋体" w:cs="宋体" w:hint="eastAsia"/>
                <w:b/>
                <w:color w:val="E36C0A" w:themeColor="accent6" w:themeShade="BF"/>
                <w:sz w:val="22"/>
              </w:rPr>
              <w:t>非人类序列百分比</w:t>
            </w:r>
          </w:p>
        </w:tc>
      </w:tr>
      <w:tr w:rsidR="002150F0" w14:paraId="1FFFD680" w14:textId="77777777" w:rsidTr="002150F0">
        <w:trPr>
          <w:trHeight w:val="550"/>
          <w:jc w:val="center"/>
          <w:trPrChange w:id="376" w:author="yong sun" w:date="2020-11-07T20:51:00Z">
            <w:trPr>
              <w:trHeight w:val="550"/>
            </w:trPr>
          </w:trPrChange>
        </w:trPr>
        <w:tc>
          <w:tcPr>
            <w:tcW w:w="1956" w:type="dxa"/>
            <w:tcBorders>
              <w:top w:val="single" w:sz="8" w:space="0" w:color="F79646" w:themeColor="accent6"/>
              <w:left w:val="single" w:sz="12" w:space="0" w:color="F79646" w:themeColor="accent6"/>
              <w:bottom w:val="single" w:sz="12" w:space="0" w:color="F79646" w:themeColor="accent6"/>
              <w:right w:val="single" w:sz="8" w:space="0" w:color="F79646" w:themeColor="accent6"/>
            </w:tcBorders>
            <w:vAlign w:val="center"/>
            <w:tcPrChange w:id="377" w:author="yong sun" w:date="2020-11-07T20:51:00Z">
              <w:tcPr>
                <w:tcW w:w="1956" w:type="dxa"/>
                <w:tcBorders>
                  <w:top w:val="single" w:sz="8" w:space="0" w:color="F79646" w:themeColor="accent6"/>
                  <w:left w:val="single" w:sz="12" w:space="0" w:color="F79646" w:themeColor="accent6"/>
                  <w:bottom w:val="single" w:sz="12" w:space="0" w:color="F79646" w:themeColor="accent6"/>
                  <w:right w:val="single" w:sz="8" w:space="0" w:color="F79646" w:themeColor="accent6"/>
                </w:tcBorders>
                <w:vAlign w:val="center"/>
              </w:tcPr>
            </w:tcPrChange>
          </w:tcPr>
          <w:p w14:paraId="5ED9BF86" w14:textId="77777777" w:rsidR="002150F0" w:rsidRDefault="00C81190">
            <w:pPr>
              <w:widowControl/>
              <w:spacing w:line="360" w:lineRule="auto"/>
              <w:jc w:val="center"/>
              <w:rPr>
                <w:rFonts w:asciiTheme="minorEastAsia" w:hAnsiTheme="minorEastAsia" w:cstheme="minorEastAsia"/>
                <w:sz w:val="22"/>
              </w:rPr>
            </w:pPr>
            <w:r>
              <w:rPr>
                <w:rFonts w:asciiTheme="minorEastAsia" w:hAnsiTheme="minorEastAsia" w:cstheme="minorEastAsia" w:hint="eastAsia"/>
                <w:color w:val="000000" w:themeColor="text1"/>
                <w:szCs w:val="21"/>
              </w:rPr>
              <w:t>32658707</w:t>
            </w:r>
          </w:p>
        </w:tc>
        <w:tc>
          <w:tcPr>
            <w:tcW w:w="3693" w:type="dxa"/>
            <w:tcBorders>
              <w:top w:val="single" w:sz="8" w:space="0" w:color="F79646" w:themeColor="accent6"/>
              <w:left w:val="single" w:sz="8" w:space="0" w:color="F79646" w:themeColor="accent6"/>
              <w:bottom w:val="single" w:sz="12" w:space="0" w:color="F79646" w:themeColor="accent6"/>
              <w:right w:val="single" w:sz="8" w:space="0" w:color="F79646" w:themeColor="accent6"/>
            </w:tcBorders>
            <w:vAlign w:val="center"/>
            <w:tcPrChange w:id="378" w:author="yong sun" w:date="2020-11-07T20:51:00Z">
              <w:tcPr>
                <w:tcW w:w="3693" w:type="dxa"/>
                <w:tcBorders>
                  <w:top w:val="single" w:sz="8" w:space="0" w:color="F79646" w:themeColor="accent6"/>
                  <w:left w:val="single" w:sz="8" w:space="0" w:color="F79646" w:themeColor="accent6"/>
                  <w:bottom w:val="single" w:sz="12" w:space="0" w:color="F79646" w:themeColor="accent6"/>
                  <w:right w:val="single" w:sz="8" w:space="0" w:color="F79646" w:themeColor="accent6"/>
                </w:tcBorders>
                <w:vAlign w:val="center"/>
              </w:tcPr>
            </w:tcPrChange>
          </w:tcPr>
          <w:p w14:paraId="629567FF" w14:textId="77777777" w:rsidR="002150F0" w:rsidRDefault="00C81190">
            <w:pPr>
              <w:widowControl/>
              <w:spacing w:line="360" w:lineRule="auto"/>
              <w:jc w:val="center"/>
              <w:rPr>
                <w:rFonts w:asciiTheme="minorEastAsia" w:hAnsiTheme="minorEastAsia" w:cstheme="minorEastAsia"/>
                <w:sz w:val="22"/>
              </w:rPr>
            </w:pPr>
            <w:r>
              <w:rPr>
                <w:rFonts w:asciiTheme="minorEastAsia" w:hAnsiTheme="minorEastAsia" w:cstheme="minorEastAsia" w:hint="eastAsia"/>
                <w:color w:val="000000" w:themeColor="text1"/>
                <w:szCs w:val="21"/>
              </w:rPr>
              <w:t>85838</w:t>
            </w:r>
            <w:r>
              <w:rPr>
                <w:rFonts w:asciiTheme="minorEastAsia" w:hAnsiTheme="minorEastAsia" w:cstheme="minorEastAsia" w:hint="eastAsia"/>
                <w:color w:val="000000" w:themeColor="text1"/>
                <w:szCs w:val="21"/>
              </w:rPr>
              <w:t>‬</w:t>
            </w:r>
          </w:p>
        </w:tc>
        <w:tc>
          <w:tcPr>
            <w:tcW w:w="2652" w:type="dxa"/>
            <w:tcBorders>
              <w:top w:val="single" w:sz="8" w:space="0" w:color="F79646" w:themeColor="accent6"/>
              <w:left w:val="single" w:sz="8" w:space="0" w:color="F79646" w:themeColor="accent6"/>
              <w:bottom w:val="single" w:sz="12" w:space="0" w:color="F79646" w:themeColor="accent6"/>
              <w:right w:val="single" w:sz="8" w:space="0" w:color="F79646" w:themeColor="accent6"/>
            </w:tcBorders>
            <w:vAlign w:val="center"/>
            <w:tcPrChange w:id="379" w:author="yong sun" w:date="2020-11-07T20:51:00Z">
              <w:tcPr>
                <w:tcW w:w="2652" w:type="dxa"/>
                <w:tcBorders>
                  <w:top w:val="single" w:sz="8" w:space="0" w:color="F79646" w:themeColor="accent6"/>
                  <w:left w:val="single" w:sz="8" w:space="0" w:color="F79646" w:themeColor="accent6"/>
                  <w:bottom w:val="single" w:sz="12" w:space="0" w:color="F79646" w:themeColor="accent6"/>
                  <w:right w:val="single" w:sz="8" w:space="0" w:color="F79646" w:themeColor="accent6"/>
                </w:tcBorders>
                <w:vAlign w:val="center"/>
              </w:tcPr>
            </w:tcPrChange>
          </w:tcPr>
          <w:p w14:paraId="18C38631" w14:textId="77777777" w:rsidR="002150F0" w:rsidRDefault="00C81190">
            <w:pPr>
              <w:widowControl/>
              <w:spacing w:line="360" w:lineRule="auto"/>
              <w:jc w:val="center"/>
              <w:rPr>
                <w:rFonts w:asciiTheme="minorEastAsia" w:hAnsiTheme="minorEastAsia" w:cstheme="minorEastAsia"/>
                <w:sz w:val="22"/>
              </w:rPr>
            </w:pPr>
            <w:r>
              <w:rPr>
                <w:rFonts w:asciiTheme="minorEastAsia" w:hAnsiTheme="minorEastAsia" w:cstheme="minorEastAsia" w:hint="eastAsia"/>
                <w:color w:val="000000" w:themeColor="text1"/>
                <w:szCs w:val="21"/>
              </w:rPr>
              <w:t>0.27%</w:t>
            </w:r>
          </w:p>
        </w:tc>
      </w:tr>
    </w:tbl>
    <w:p w14:paraId="34D4B807" w14:textId="77777777" w:rsidR="002150F0" w:rsidRDefault="00C81190">
      <w:pPr>
        <w:widowControl/>
        <w:spacing w:beforeLines="50" w:before="156" w:afterLines="50" w:after="156" w:line="360" w:lineRule="auto"/>
        <w:jc w:val="left"/>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总序列数：经高通量测序方法得到的核酸序列总数。</w:t>
      </w:r>
    </w:p>
    <w:p w14:paraId="5FA4C1FA" w14:textId="77777777" w:rsidR="002150F0" w:rsidRDefault="00C81190">
      <w:pPr>
        <w:widowControl/>
        <w:spacing w:beforeLines="50" w:before="156" w:afterLines="50" w:after="156" w:line="360" w:lineRule="auto"/>
        <w:jc w:val="left"/>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人类DNA过滤后序列数：样本中去除人源核酸序列后检出的微生物的核酸序列总数。</w:t>
      </w:r>
    </w:p>
    <w:p w14:paraId="4EB28111" w14:textId="77777777" w:rsidR="002150F0" w:rsidRDefault="00C81190">
      <w:pPr>
        <w:widowControl/>
        <w:spacing w:beforeLines="50" w:before="156" w:afterLines="50" w:after="156" w:line="360" w:lineRule="auto"/>
        <w:jc w:val="left"/>
        <w:rPr>
          <w:rFonts w:ascii="宋体" w:eastAsia="宋体" w:hAnsi="宋体" w:cs="宋体"/>
          <w:b/>
          <w:bCs/>
          <w:color w:val="000000" w:themeColor="text1"/>
          <w:sz w:val="18"/>
          <w:szCs w:val="18"/>
        </w:rPr>
      </w:pPr>
      <w:r>
        <w:rPr>
          <w:rFonts w:ascii="宋体" w:eastAsia="宋体" w:hAnsi="宋体" w:cs="宋体" w:hint="eastAsia"/>
          <w:b/>
          <w:bCs/>
          <w:color w:val="000000" w:themeColor="text1"/>
          <w:sz w:val="18"/>
          <w:szCs w:val="18"/>
        </w:rPr>
        <w:t>非人类序列百分比：样本中去除人源核酸序列后检出的微生物核酸序列的百分比。</w:t>
      </w:r>
    </w:p>
    <w:p w14:paraId="310E3C92" w14:textId="77777777" w:rsidR="002150F0" w:rsidRDefault="00C81190">
      <w:pPr>
        <w:widowControl/>
        <w:spacing w:beforeLines="50" w:before="156" w:afterLines="50" w:after="156" w:line="360" w:lineRule="auto"/>
        <w:jc w:val="left"/>
        <w:rPr>
          <w:rFonts w:ascii="宋体" w:eastAsia="宋体" w:hAnsi="宋体" w:cs="宋体"/>
          <w:b/>
          <w:color w:val="00469C"/>
          <w:sz w:val="15"/>
          <w:szCs w:val="15"/>
        </w:rPr>
      </w:pPr>
      <w:r>
        <w:rPr>
          <w:rFonts w:ascii="宋体" w:eastAsia="宋体" w:hAnsi="宋体" w:cs="宋体" w:hint="eastAsia"/>
          <w:b/>
          <w:bCs/>
          <w:color w:val="000000" w:themeColor="text1"/>
          <w:sz w:val="18"/>
          <w:szCs w:val="18"/>
        </w:rPr>
        <w:t>准确性：Q30，Illumina测序平台碱基质量值≥30的碱基所占的比例，该值越高，说明测序越准确。</w:t>
      </w:r>
    </w:p>
    <w:p w14:paraId="0A368D40" w14:textId="77777777" w:rsidR="002150F0" w:rsidRDefault="00C81190">
      <w:pPr>
        <w:rPr>
          <w:rFonts w:ascii="宋体" w:eastAsia="宋体" w:hAnsi="宋体" w:cs="宋体"/>
          <w:b/>
          <w:color w:val="000000" w:themeColor="text1"/>
          <w:sz w:val="32"/>
          <w:szCs w:val="32"/>
        </w:rPr>
      </w:pPr>
      <w:r>
        <w:rPr>
          <w:rFonts w:ascii="宋体" w:eastAsia="宋体" w:hAnsi="宋体" w:cs="宋体" w:hint="eastAsia"/>
          <w:b/>
          <w:color w:val="000000" w:themeColor="text1"/>
          <w:sz w:val="32"/>
          <w:szCs w:val="32"/>
        </w:rPr>
        <w:lastRenderedPageBreak/>
        <w:t>检测结果说明</w:t>
      </w:r>
    </w:p>
    <w:p w14:paraId="69D58C6A" w14:textId="77777777" w:rsidR="002150F0" w:rsidRDefault="00C81190">
      <w:pPr>
        <w:widowControl/>
        <w:spacing w:line="360" w:lineRule="auto"/>
        <w:jc w:val="left"/>
        <w:rPr>
          <w:rFonts w:ascii="宋体" w:eastAsia="宋体" w:hAnsi="宋体" w:cs="宋体"/>
          <w:color w:val="000000" w:themeColor="text1"/>
          <w:sz w:val="22"/>
        </w:rPr>
      </w:pPr>
      <w:r>
        <w:rPr>
          <w:rFonts w:ascii="宋体" w:eastAsia="宋体" w:hAnsi="宋体" w:cs="宋体" w:hint="eastAsia"/>
          <w:color w:val="000000" w:themeColor="text1"/>
          <w:sz w:val="22"/>
        </w:rPr>
        <w:t>1、以上检测结果仅供临床参考，不能作为最终诊断结果；</w:t>
      </w:r>
    </w:p>
    <w:p w14:paraId="4078B93E" w14:textId="77777777" w:rsidR="002150F0" w:rsidRDefault="00C81190">
      <w:pPr>
        <w:widowControl/>
        <w:spacing w:line="360" w:lineRule="auto"/>
        <w:jc w:val="left"/>
        <w:rPr>
          <w:rFonts w:ascii="宋体" w:eastAsia="宋体" w:hAnsi="宋体" w:cs="宋体"/>
          <w:color w:val="000000" w:themeColor="text1"/>
          <w:sz w:val="22"/>
        </w:rPr>
      </w:pPr>
      <w:r>
        <w:rPr>
          <w:rFonts w:ascii="宋体" w:eastAsia="宋体" w:hAnsi="宋体" w:cs="宋体" w:hint="eastAsia"/>
          <w:color w:val="000000" w:themeColor="text1"/>
          <w:sz w:val="22"/>
        </w:rPr>
        <w:t>2、本报告结果只对本次送检的样本负责，报告相关解释须咨询临床医生；</w:t>
      </w:r>
    </w:p>
    <w:p w14:paraId="7267473A" w14:textId="77777777" w:rsidR="002150F0" w:rsidRDefault="00C81190">
      <w:pPr>
        <w:widowControl/>
        <w:spacing w:line="360" w:lineRule="auto"/>
        <w:jc w:val="left"/>
        <w:rPr>
          <w:rFonts w:ascii="宋体" w:eastAsia="宋体" w:hAnsi="宋体" w:cs="宋体"/>
          <w:color w:val="000000" w:themeColor="text1"/>
          <w:sz w:val="22"/>
        </w:rPr>
      </w:pPr>
      <w:r>
        <w:rPr>
          <w:rFonts w:ascii="宋体" w:eastAsia="宋体" w:hAnsi="宋体" w:cs="宋体" w:hint="eastAsia"/>
          <w:color w:val="000000" w:themeColor="text1"/>
          <w:sz w:val="22"/>
        </w:rPr>
        <w:t>3、低于检测限的微生物不能保证可以检出。检测未报告特定微生物，并不能排除受检者感染某种病原微生物的可能性，如处于检测范围之外的微生物所造成的感染。</w:t>
      </w:r>
    </w:p>
    <w:p w14:paraId="7F2475C0" w14:textId="77777777" w:rsidR="002150F0" w:rsidRDefault="002150F0">
      <w:pPr>
        <w:widowControl/>
        <w:spacing w:line="360" w:lineRule="auto"/>
        <w:jc w:val="left"/>
        <w:rPr>
          <w:rFonts w:ascii="宋体" w:eastAsia="宋体" w:hAnsi="宋体" w:cs="宋体"/>
          <w:color w:val="000000" w:themeColor="text1"/>
          <w:sz w:val="20"/>
          <w:szCs w:val="20"/>
        </w:rPr>
      </w:pPr>
    </w:p>
    <w:p w14:paraId="34C6465B" w14:textId="77777777" w:rsidR="002150F0" w:rsidRDefault="002150F0">
      <w:pPr>
        <w:widowControl/>
        <w:spacing w:line="360" w:lineRule="auto"/>
        <w:jc w:val="left"/>
        <w:rPr>
          <w:rFonts w:ascii="宋体" w:eastAsia="宋体" w:hAnsi="宋体" w:cs="宋体"/>
          <w:color w:val="000000" w:themeColor="text1"/>
          <w:sz w:val="20"/>
          <w:szCs w:val="20"/>
        </w:rPr>
      </w:pPr>
    </w:p>
    <w:p w14:paraId="3585D16C" w14:textId="77777777" w:rsidR="002150F0" w:rsidRDefault="002150F0">
      <w:pPr>
        <w:widowControl/>
        <w:spacing w:line="360" w:lineRule="auto"/>
        <w:jc w:val="left"/>
        <w:rPr>
          <w:rFonts w:ascii="宋体" w:eastAsia="宋体" w:hAnsi="宋体" w:cs="宋体"/>
          <w:color w:val="000000" w:themeColor="text1"/>
          <w:sz w:val="20"/>
          <w:szCs w:val="20"/>
        </w:rPr>
      </w:pPr>
    </w:p>
    <w:p w14:paraId="69BFF732" w14:textId="77777777" w:rsidR="002150F0" w:rsidRDefault="002150F0">
      <w:pPr>
        <w:widowControl/>
        <w:spacing w:line="360" w:lineRule="auto"/>
        <w:jc w:val="left"/>
        <w:rPr>
          <w:rFonts w:ascii="宋体" w:eastAsia="宋体" w:hAnsi="宋体" w:cs="宋体"/>
          <w:color w:val="000000" w:themeColor="text1"/>
          <w:sz w:val="20"/>
          <w:szCs w:val="20"/>
        </w:rPr>
      </w:pPr>
    </w:p>
    <w:p w14:paraId="047B26A3" w14:textId="77777777" w:rsidR="002150F0" w:rsidRDefault="002150F0">
      <w:pPr>
        <w:widowControl/>
        <w:spacing w:line="360" w:lineRule="auto"/>
        <w:jc w:val="left"/>
        <w:rPr>
          <w:rFonts w:ascii="宋体" w:eastAsia="宋体" w:hAnsi="宋体" w:cs="宋体"/>
          <w:b/>
          <w:color w:val="000000" w:themeColor="text1"/>
          <w:szCs w:val="21"/>
        </w:rPr>
      </w:pPr>
    </w:p>
    <w:p w14:paraId="0385FD28" w14:textId="77777777" w:rsidR="002150F0" w:rsidRDefault="002150F0">
      <w:pPr>
        <w:widowControl/>
        <w:spacing w:line="360" w:lineRule="auto"/>
        <w:jc w:val="left"/>
        <w:rPr>
          <w:rFonts w:ascii="宋体" w:eastAsia="宋体" w:hAnsi="宋体" w:cs="宋体"/>
          <w:b/>
          <w:color w:val="000000" w:themeColor="text1"/>
          <w:szCs w:val="21"/>
        </w:rPr>
      </w:pPr>
    </w:p>
    <w:p w14:paraId="464D9503" w14:textId="77777777" w:rsidR="002150F0" w:rsidRDefault="002150F0">
      <w:pPr>
        <w:widowControl/>
        <w:spacing w:line="360" w:lineRule="auto"/>
        <w:jc w:val="left"/>
        <w:rPr>
          <w:rFonts w:ascii="宋体" w:eastAsia="宋体" w:hAnsi="宋体" w:cs="宋体"/>
          <w:b/>
          <w:color w:val="000000" w:themeColor="text1"/>
          <w:szCs w:val="21"/>
        </w:rPr>
      </w:pPr>
    </w:p>
    <w:p w14:paraId="295A77BF" w14:textId="77777777" w:rsidR="002150F0" w:rsidRDefault="002150F0">
      <w:pPr>
        <w:widowControl/>
        <w:spacing w:line="360" w:lineRule="auto"/>
        <w:jc w:val="left"/>
        <w:rPr>
          <w:rFonts w:ascii="宋体" w:eastAsia="宋体" w:hAnsi="宋体" w:cs="宋体"/>
          <w:b/>
          <w:color w:val="000000" w:themeColor="text1"/>
          <w:szCs w:val="21"/>
        </w:rPr>
      </w:pPr>
    </w:p>
    <w:p w14:paraId="0EB0A432" w14:textId="77777777" w:rsidR="002150F0" w:rsidRDefault="002150F0">
      <w:pPr>
        <w:widowControl/>
        <w:spacing w:line="360" w:lineRule="auto"/>
        <w:jc w:val="left"/>
        <w:rPr>
          <w:rFonts w:ascii="宋体" w:eastAsia="宋体" w:hAnsi="宋体" w:cs="宋体"/>
          <w:b/>
          <w:color w:val="000000" w:themeColor="text1"/>
          <w:szCs w:val="21"/>
        </w:rPr>
      </w:pPr>
    </w:p>
    <w:p w14:paraId="2997C26B" w14:textId="77777777" w:rsidR="002150F0" w:rsidRDefault="002150F0">
      <w:pPr>
        <w:widowControl/>
        <w:spacing w:line="360" w:lineRule="auto"/>
        <w:jc w:val="left"/>
        <w:rPr>
          <w:rFonts w:ascii="宋体" w:eastAsia="宋体" w:hAnsi="宋体" w:cs="宋体"/>
          <w:b/>
          <w:color w:val="000000" w:themeColor="text1"/>
          <w:szCs w:val="21"/>
        </w:rPr>
      </w:pPr>
    </w:p>
    <w:p w14:paraId="3E0A5BD0" w14:textId="77777777" w:rsidR="002150F0" w:rsidRDefault="002150F0">
      <w:pPr>
        <w:widowControl/>
        <w:spacing w:line="360" w:lineRule="auto"/>
        <w:jc w:val="left"/>
        <w:rPr>
          <w:rFonts w:ascii="宋体" w:eastAsia="宋体" w:hAnsi="宋体" w:cs="宋体"/>
          <w:b/>
          <w:color w:val="000000" w:themeColor="text1"/>
          <w:szCs w:val="21"/>
        </w:rPr>
      </w:pPr>
    </w:p>
    <w:p w14:paraId="2E710558" w14:textId="77777777" w:rsidR="002150F0" w:rsidRDefault="002150F0">
      <w:pPr>
        <w:widowControl/>
        <w:spacing w:line="360" w:lineRule="auto"/>
        <w:jc w:val="left"/>
        <w:rPr>
          <w:rFonts w:ascii="宋体" w:eastAsia="宋体" w:hAnsi="宋体" w:cs="宋体"/>
          <w:b/>
          <w:color w:val="000000" w:themeColor="text1"/>
          <w:szCs w:val="21"/>
        </w:rPr>
      </w:pPr>
    </w:p>
    <w:p w14:paraId="40E6BF16" w14:textId="77777777" w:rsidR="002150F0" w:rsidRDefault="002150F0">
      <w:pPr>
        <w:widowControl/>
        <w:spacing w:line="360" w:lineRule="auto"/>
        <w:jc w:val="left"/>
        <w:rPr>
          <w:rFonts w:ascii="宋体" w:eastAsia="宋体" w:hAnsi="宋体" w:cs="宋体"/>
          <w:b/>
          <w:color w:val="000000" w:themeColor="text1"/>
          <w:szCs w:val="21"/>
        </w:rPr>
      </w:pPr>
    </w:p>
    <w:p w14:paraId="6F3D78B8" w14:textId="77777777" w:rsidR="002150F0" w:rsidRDefault="002150F0">
      <w:pPr>
        <w:widowControl/>
        <w:spacing w:line="360" w:lineRule="auto"/>
        <w:jc w:val="left"/>
        <w:rPr>
          <w:rFonts w:ascii="宋体" w:eastAsia="宋体" w:hAnsi="宋体" w:cs="宋体"/>
          <w:b/>
          <w:color w:val="000000" w:themeColor="text1"/>
          <w:szCs w:val="21"/>
        </w:rPr>
      </w:pPr>
    </w:p>
    <w:p w14:paraId="244D20DC" w14:textId="77777777" w:rsidR="002150F0" w:rsidRDefault="002150F0">
      <w:pPr>
        <w:widowControl/>
        <w:spacing w:line="360" w:lineRule="auto"/>
        <w:jc w:val="left"/>
        <w:rPr>
          <w:rFonts w:ascii="宋体" w:eastAsia="宋体" w:hAnsi="宋体" w:cs="宋体"/>
          <w:b/>
          <w:color w:val="000000" w:themeColor="text1"/>
          <w:szCs w:val="21"/>
        </w:rPr>
      </w:pPr>
    </w:p>
    <w:p w14:paraId="3DF24EB2" w14:textId="77777777" w:rsidR="002150F0" w:rsidRDefault="002150F0">
      <w:pPr>
        <w:widowControl/>
        <w:spacing w:line="360" w:lineRule="auto"/>
        <w:jc w:val="left"/>
        <w:rPr>
          <w:rFonts w:ascii="宋体" w:eastAsia="宋体" w:hAnsi="宋体" w:cs="宋体"/>
          <w:b/>
          <w:color w:val="000000" w:themeColor="text1"/>
          <w:szCs w:val="21"/>
        </w:rPr>
      </w:pPr>
    </w:p>
    <w:p w14:paraId="13C1D40A" w14:textId="77777777" w:rsidR="002150F0" w:rsidRDefault="002150F0">
      <w:pPr>
        <w:widowControl/>
        <w:spacing w:line="360" w:lineRule="auto"/>
        <w:jc w:val="left"/>
        <w:rPr>
          <w:rFonts w:ascii="宋体" w:eastAsia="宋体" w:hAnsi="宋体" w:cs="宋体"/>
          <w:b/>
          <w:color w:val="000000" w:themeColor="text1"/>
          <w:szCs w:val="21"/>
        </w:rPr>
      </w:pPr>
    </w:p>
    <w:p w14:paraId="0DF04127" w14:textId="405009C0" w:rsidR="002150F0" w:rsidRDefault="002150F0">
      <w:pPr>
        <w:widowControl/>
        <w:spacing w:line="360" w:lineRule="auto"/>
        <w:jc w:val="left"/>
        <w:rPr>
          <w:rFonts w:ascii="宋体" w:eastAsia="宋体" w:hAnsi="宋体" w:cs="宋体"/>
          <w:b/>
          <w:color w:val="000000" w:themeColor="text1"/>
          <w:szCs w:val="21"/>
        </w:rPr>
      </w:pPr>
    </w:p>
    <w:tbl>
      <w:tblPr>
        <w:tblStyle w:val="af1"/>
        <w:tblpPr w:leftFromText="180" w:rightFromText="180" w:vertAnchor="text" w:horzAnchor="margin" w:tblpY="360"/>
        <w:tblW w:w="10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80" w:author="余 蓓" w:date="2021-02-07T14:52:00Z">
          <w:tblPr>
            <w:tblStyle w:val="af1"/>
            <w:tblpPr w:leftFromText="180" w:rightFromText="180" w:vertAnchor="text" w:horzAnchor="margin" w:tblpY="360"/>
            <w:tblW w:w="10014" w:type="dxa"/>
            <w:tblLook w:val="04A0" w:firstRow="1" w:lastRow="0" w:firstColumn="1" w:lastColumn="0" w:noHBand="0" w:noVBand="1"/>
          </w:tblPr>
        </w:tblPrChange>
      </w:tblPr>
      <w:tblGrid>
        <w:gridCol w:w="3114"/>
        <w:gridCol w:w="3562"/>
        <w:gridCol w:w="3338"/>
        <w:tblGridChange w:id="381">
          <w:tblGrid>
            <w:gridCol w:w="3114"/>
            <w:gridCol w:w="3562"/>
            <w:gridCol w:w="3338"/>
          </w:tblGrid>
        </w:tblGridChange>
      </w:tblGrid>
      <w:tr w:rsidR="00696429" w14:paraId="014975AE" w14:textId="77777777" w:rsidTr="000B6590">
        <w:trPr>
          <w:trHeight w:val="595"/>
          <w:ins w:id="382" w:author="余 蓓" w:date="2021-02-07T12:31:00Z"/>
          <w:trPrChange w:id="383" w:author="余 蓓" w:date="2021-02-07T14:52:00Z">
            <w:trPr>
              <w:trHeight w:val="595"/>
            </w:trPr>
          </w:trPrChange>
        </w:trPr>
        <w:tc>
          <w:tcPr>
            <w:tcW w:w="3114" w:type="dxa"/>
            <w:shd w:val="clear" w:color="auto" w:fill="auto"/>
            <w:vAlign w:val="center"/>
            <w:tcPrChange w:id="384" w:author="余 蓓" w:date="2021-02-07T14:52:00Z">
              <w:tcPr>
                <w:tcW w:w="3114" w:type="dxa"/>
                <w:shd w:val="clear" w:color="auto" w:fill="auto"/>
                <w:vAlign w:val="center"/>
              </w:tcPr>
            </w:tcPrChange>
          </w:tcPr>
          <w:p w14:paraId="69108860" w14:textId="4F1C8403" w:rsidR="00696429" w:rsidRDefault="00696429" w:rsidP="00696429">
            <w:pPr>
              <w:widowControl/>
              <w:spacing w:line="360" w:lineRule="auto"/>
              <w:jc w:val="left"/>
              <w:textAlignment w:val="center"/>
              <w:rPr>
                <w:ins w:id="385" w:author="余 蓓" w:date="2021-02-07T12:31:00Z"/>
                <w:rFonts w:ascii="宋体" w:eastAsia="宋体" w:hAnsi="宋体" w:cs="宋体" w:hint="eastAsia"/>
                <w:b/>
                <w:color w:val="000000" w:themeColor="text1"/>
                <w:sz w:val="24"/>
                <w:szCs w:val="24"/>
              </w:rPr>
            </w:pPr>
            <w:ins w:id="386" w:author="余 蓓" w:date="2021-02-07T12:31:00Z">
              <w:r w:rsidRPr="00E85745">
                <w:rPr>
                  <w:rFonts w:ascii="宋体" w:eastAsia="宋体" w:hAnsi="宋体" w:cs="宋体" w:hint="eastAsia"/>
                  <w:b/>
                  <w:color w:val="000000" w:themeColor="text1"/>
                  <w:sz w:val="24"/>
                  <w:szCs w:val="24"/>
                </w:rPr>
                <w:t>检测者</w:t>
              </w:r>
              <w:r>
                <w:rPr>
                  <w:rFonts w:ascii="宋体" w:eastAsia="宋体" w:hAnsi="宋体" w:cs="宋体" w:hint="eastAsia"/>
                  <w:b/>
                  <w:color w:val="000000" w:themeColor="text1"/>
                  <w:sz w:val="24"/>
                  <w:szCs w:val="24"/>
                </w:rPr>
                <w:t>：</w:t>
              </w:r>
            </w:ins>
            <w:ins w:id="387" w:author="余 蓓" w:date="2021-02-07T12:33:00Z">
              <w:r>
                <w:rPr>
                  <w:rFonts w:ascii="宋体" w:eastAsia="宋体" w:hAnsi="宋体" w:cs="宋体" w:hint="eastAsia"/>
                  <w:b/>
                  <w:noProof/>
                  <w:color w:val="000000" w:themeColor="text1"/>
                  <w:sz w:val="24"/>
                  <w:szCs w:val="24"/>
                </w:rPr>
                <w:drawing>
                  <wp:inline distT="0" distB="0" distL="0" distR="0" wp14:anchorId="140139D0" wp14:editId="298573B9">
                    <wp:extent cx="1057275" cy="676880"/>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
                              <a:extLst>
                                <a:ext uri="{28A0092B-C50C-407E-A947-70E740481C1C}">
                                  <a14:useLocalDpi xmlns:a14="http://schemas.microsoft.com/office/drawing/2010/main" val="0"/>
                                </a:ext>
                              </a:extLst>
                            </a:blip>
                            <a:stretch>
                              <a:fillRect/>
                            </a:stretch>
                          </pic:blipFill>
                          <pic:spPr>
                            <a:xfrm>
                              <a:off x="0" y="0"/>
                              <a:ext cx="1066155" cy="682565"/>
                            </a:xfrm>
                            <a:prstGeom prst="rect">
                              <a:avLst/>
                            </a:prstGeom>
                          </pic:spPr>
                        </pic:pic>
                      </a:graphicData>
                    </a:graphic>
                  </wp:inline>
                </w:drawing>
              </w:r>
            </w:ins>
          </w:p>
        </w:tc>
        <w:tc>
          <w:tcPr>
            <w:tcW w:w="3562" w:type="dxa"/>
            <w:tcPrChange w:id="388" w:author="余 蓓" w:date="2021-02-07T14:52:00Z">
              <w:tcPr>
                <w:tcW w:w="3562" w:type="dxa"/>
                <w:vAlign w:val="center"/>
              </w:tcPr>
            </w:tcPrChange>
          </w:tcPr>
          <w:p w14:paraId="38E66501" w14:textId="08D42057" w:rsidR="00696429" w:rsidRDefault="00696429" w:rsidP="00696429">
            <w:pPr>
              <w:widowControl/>
              <w:spacing w:line="360" w:lineRule="auto"/>
              <w:rPr>
                <w:ins w:id="389" w:author="余 蓓" w:date="2021-02-07T12:35:00Z"/>
                <w:rFonts w:ascii="宋体" w:eastAsia="宋体" w:hAnsi="宋体" w:cs="宋体"/>
                <w:b/>
                <w:color w:val="000000" w:themeColor="text1"/>
                <w:sz w:val="24"/>
                <w:szCs w:val="24"/>
              </w:rPr>
            </w:pPr>
            <w:ins w:id="390" w:author="余 蓓" w:date="2021-02-07T12:34:00Z">
              <w:r>
                <w:rPr>
                  <w:rFonts w:ascii="宋体" w:eastAsia="宋体" w:hAnsi="宋体" w:cs="宋体" w:hint="eastAsia"/>
                  <w:b/>
                  <w:noProof/>
                  <w:color w:val="000000" w:themeColor="text1"/>
                  <w:sz w:val="24"/>
                  <w:szCs w:val="24"/>
                </w:rPr>
                <w:drawing>
                  <wp:anchor distT="0" distB="0" distL="114300" distR="114300" simplePos="0" relativeHeight="253227008" behindDoc="1" locked="0" layoutInCell="1" allowOverlap="1" wp14:anchorId="19451A1A" wp14:editId="215B58EE">
                    <wp:simplePos x="0" y="0"/>
                    <wp:positionH relativeFrom="column">
                      <wp:posOffset>732790</wp:posOffset>
                    </wp:positionH>
                    <wp:positionV relativeFrom="paragraph">
                      <wp:posOffset>139065</wp:posOffset>
                    </wp:positionV>
                    <wp:extent cx="1038225" cy="545465"/>
                    <wp:effectExtent l="0" t="0" r="9525" b="698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0">
                              <a:extLst>
                                <a:ext uri="{28A0092B-C50C-407E-A947-70E740481C1C}">
                                  <a14:useLocalDpi xmlns:a14="http://schemas.microsoft.com/office/drawing/2010/main" val="0"/>
                                </a:ext>
                              </a:extLst>
                            </a:blip>
                            <a:stretch>
                              <a:fillRect/>
                            </a:stretch>
                          </pic:blipFill>
                          <pic:spPr>
                            <a:xfrm>
                              <a:off x="0" y="0"/>
                              <a:ext cx="1038225" cy="545465"/>
                            </a:xfrm>
                            <a:prstGeom prst="rect">
                              <a:avLst/>
                            </a:prstGeom>
                          </pic:spPr>
                        </pic:pic>
                      </a:graphicData>
                    </a:graphic>
                  </wp:anchor>
                </w:drawing>
              </w:r>
            </w:ins>
          </w:p>
          <w:p w14:paraId="0F63C675" w14:textId="6DE517EF" w:rsidR="00696429" w:rsidRDefault="00696429" w:rsidP="00696429">
            <w:pPr>
              <w:widowControl/>
              <w:spacing w:line="360" w:lineRule="auto"/>
              <w:rPr>
                <w:ins w:id="391" w:author="余 蓓" w:date="2021-02-07T12:35:00Z"/>
                <w:rFonts w:ascii="宋体" w:eastAsia="宋体" w:hAnsi="宋体" w:cs="宋体"/>
                <w:b/>
                <w:color w:val="000000" w:themeColor="text1"/>
                <w:sz w:val="24"/>
                <w:szCs w:val="24"/>
              </w:rPr>
            </w:pPr>
            <w:ins w:id="392" w:author="余 蓓" w:date="2021-02-07T12:31:00Z">
              <w:r>
                <w:rPr>
                  <w:rFonts w:ascii="宋体" w:eastAsia="宋体" w:hAnsi="宋体" w:cs="宋体" w:hint="eastAsia"/>
                  <w:b/>
                  <w:color w:val="000000" w:themeColor="text1"/>
                  <w:sz w:val="24"/>
                  <w:szCs w:val="24"/>
                </w:rPr>
                <w:t>审核者：</w:t>
              </w:r>
            </w:ins>
            <w:ins w:id="393" w:author="余 蓓" w:date="2021-02-07T12:34:00Z">
              <w:r>
                <w:rPr>
                  <w:rFonts w:ascii="宋体" w:eastAsia="宋体" w:hAnsi="宋体" w:cs="宋体" w:hint="eastAsia"/>
                  <w:b/>
                  <w:color w:val="000000" w:themeColor="text1"/>
                  <w:sz w:val="24"/>
                  <w:szCs w:val="24"/>
                </w:rPr>
                <w:t xml:space="preserve"> </w:t>
              </w:r>
            </w:ins>
          </w:p>
          <w:p w14:paraId="3A4CB7D2" w14:textId="3FCBFADD" w:rsidR="00696429" w:rsidRDefault="00696429" w:rsidP="00696429">
            <w:pPr>
              <w:widowControl/>
              <w:spacing w:line="360" w:lineRule="auto"/>
              <w:rPr>
                <w:ins w:id="394" w:author="余 蓓" w:date="2021-02-07T12:31:00Z"/>
                <w:rFonts w:ascii="宋体" w:eastAsia="宋体" w:hAnsi="宋体" w:cs="宋体" w:hint="eastAsia"/>
                <w:b/>
                <w:color w:val="000000" w:themeColor="text1"/>
                <w:sz w:val="24"/>
                <w:szCs w:val="24"/>
              </w:rPr>
              <w:pPrChange w:id="395" w:author="余 蓓" w:date="2021-02-07T12:35:00Z">
                <w:pPr>
                  <w:framePr w:hSpace="180" w:wrap="around" w:vAnchor="text" w:hAnchor="margin" w:y="360"/>
                  <w:widowControl/>
                  <w:spacing w:line="360" w:lineRule="auto"/>
                  <w:jc w:val="left"/>
                </w:pPr>
              </w:pPrChange>
            </w:pPr>
          </w:p>
        </w:tc>
        <w:tc>
          <w:tcPr>
            <w:tcW w:w="3338" w:type="dxa"/>
            <w:vAlign w:val="center"/>
            <w:tcPrChange w:id="396" w:author="余 蓓" w:date="2021-02-07T14:52:00Z">
              <w:tcPr>
                <w:tcW w:w="3338" w:type="dxa"/>
                <w:vAlign w:val="center"/>
              </w:tcPr>
            </w:tcPrChange>
          </w:tcPr>
          <w:p w14:paraId="2C34D12D" w14:textId="5992F2AD" w:rsidR="00696429" w:rsidRDefault="00696429" w:rsidP="00696429">
            <w:pPr>
              <w:widowControl/>
              <w:spacing w:line="360" w:lineRule="auto"/>
              <w:rPr>
                <w:ins w:id="397" w:author="余 蓓" w:date="2021-02-07T12:31:00Z"/>
                <w:rFonts w:ascii="宋体" w:eastAsia="宋体" w:hAnsi="宋体" w:cs="宋体" w:hint="eastAsia"/>
                <w:b/>
                <w:color w:val="000000" w:themeColor="text1"/>
                <w:sz w:val="24"/>
                <w:szCs w:val="24"/>
              </w:rPr>
            </w:pPr>
            <w:ins w:id="398" w:author="余 蓓" w:date="2021-02-07T12:32:00Z">
              <w:r w:rsidRPr="00696429">
                <w:rPr>
                  <w:rFonts w:ascii="宋体" w:eastAsia="宋体" w:hAnsi="宋体" w:cs="宋体"/>
                  <w:b/>
                  <w:noProof/>
                  <w:color w:val="000000" w:themeColor="text1"/>
                  <w:sz w:val="24"/>
                  <w:szCs w:val="24"/>
                </w:rPr>
                <w:drawing>
                  <wp:anchor distT="0" distB="0" distL="114300" distR="114300" simplePos="0" relativeHeight="253225984" behindDoc="1" locked="0" layoutInCell="1" allowOverlap="1" wp14:anchorId="397944FF" wp14:editId="7A29DF42">
                    <wp:simplePos x="0" y="0"/>
                    <wp:positionH relativeFrom="column">
                      <wp:posOffset>205740</wp:posOffset>
                    </wp:positionH>
                    <wp:positionV relativeFrom="paragraph">
                      <wp:posOffset>-562610</wp:posOffset>
                    </wp:positionV>
                    <wp:extent cx="1676400" cy="93599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400" cy="93599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399" w:author="余 蓓" w:date="2021-02-07T12:31:00Z">
              <w:r>
                <w:rPr>
                  <w:rFonts w:ascii="宋体" w:eastAsia="宋体" w:hAnsi="宋体" w:cs="宋体" w:hint="eastAsia"/>
                  <w:b/>
                  <w:color w:val="000000" w:themeColor="text1"/>
                  <w:sz w:val="24"/>
                  <w:szCs w:val="24"/>
                </w:rPr>
                <w:t>报告日期：</w:t>
              </w:r>
              <w:r w:rsidRPr="00E85745">
                <w:rPr>
                  <w:rFonts w:ascii="宋体" w:eastAsia="宋体" w:hAnsi="宋体" w:cs="宋体"/>
                  <w:b/>
                  <w:sz w:val="22"/>
                </w:rPr>
                <w:t>{{</w:t>
              </w:r>
              <w:proofErr w:type="spellStart"/>
              <w:r w:rsidRPr="00E85745">
                <w:rPr>
                  <w:rFonts w:ascii="宋体" w:eastAsia="宋体" w:hAnsi="宋体" w:cs="宋体"/>
                  <w:b/>
                  <w:sz w:val="22"/>
                </w:rPr>
                <w:t>report_date</w:t>
              </w:r>
              <w:proofErr w:type="spellEnd"/>
              <w:r w:rsidRPr="00E85745">
                <w:rPr>
                  <w:rFonts w:ascii="宋体" w:eastAsia="宋体" w:hAnsi="宋体" w:cs="宋体"/>
                  <w:b/>
                  <w:sz w:val="22"/>
                </w:rPr>
                <w:t>}}</w:t>
              </w:r>
            </w:ins>
          </w:p>
        </w:tc>
      </w:tr>
    </w:tbl>
    <w:p w14:paraId="55002D83" w14:textId="77777777" w:rsidR="002150F0" w:rsidRDefault="002150F0">
      <w:pPr>
        <w:widowControl/>
        <w:spacing w:line="360" w:lineRule="auto"/>
        <w:jc w:val="left"/>
        <w:rPr>
          <w:rFonts w:ascii="宋体" w:eastAsia="宋体" w:hAnsi="宋体" w:cs="宋体"/>
          <w:b/>
          <w:color w:val="000000" w:themeColor="text1"/>
          <w:szCs w:val="21"/>
        </w:rPr>
      </w:pPr>
    </w:p>
    <w:p w14:paraId="02DEEB36" w14:textId="77777777" w:rsidR="002150F0" w:rsidRDefault="002150F0">
      <w:pPr>
        <w:widowControl/>
        <w:spacing w:line="360" w:lineRule="auto"/>
        <w:jc w:val="left"/>
        <w:rPr>
          <w:rFonts w:ascii="宋体" w:eastAsia="宋体" w:hAnsi="宋体" w:cs="宋体"/>
          <w:b/>
          <w:color w:val="000000" w:themeColor="text1"/>
          <w:szCs w:val="21"/>
        </w:rPr>
      </w:pPr>
    </w:p>
    <w:p w14:paraId="3CF22A51" w14:textId="37503DB5" w:rsidR="002150F0" w:rsidDel="000B6590" w:rsidRDefault="002150F0">
      <w:pPr>
        <w:widowControl/>
        <w:spacing w:line="360" w:lineRule="auto"/>
        <w:jc w:val="left"/>
        <w:rPr>
          <w:ins w:id="400" w:author="立俊 朱" w:date="2020-11-07T21:13:00Z"/>
          <w:del w:id="401" w:author="余 蓓" w:date="2021-02-07T14:52:00Z"/>
          <w:rFonts w:ascii="宋体" w:eastAsia="宋体" w:hAnsi="宋体" w:cs="宋体"/>
          <w:b/>
          <w:color w:val="000000" w:themeColor="text1"/>
          <w:szCs w:val="21"/>
        </w:rPr>
      </w:pPr>
    </w:p>
    <w:p w14:paraId="314E4C02" w14:textId="1C5C0D17" w:rsidR="002150F0" w:rsidDel="000B6590" w:rsidRDefault="002150F0">
      <w:pPr>
        <w:widowControl/>
        <w:spacing w:line="360" w:lineRule="auto"/>
        <w:jc w:val="left"/>
        <w:rPr>
          <w:ins w:id="402" w:author="立俊 朱" w:date="2020-11-07T21:13:00Z"/>
          <w:del w:id="403" w:author="余 蓓" w:date="2021-02-07T14:52:00Z"/>
          <w:rFonts w:ascii="宋体" w:eastAsia="宋体" w:hAnsi="宋体" w:cs="宋体"/>
          <w:b/>
          <w:color w:val="000000" w:themeColor="text1"/>
          <w:szCs w:val="21"/>
        </w:rPr>
      </w:pPr>
    </w:p>
    <w:p w14:paraId="23C6A665" w14:textId="4FBABE60" w:rsidR="002150F0" w:rsidRPr="00E70B1C" w:rsidDel="000B6590" w:rsidRDefault="002150F0">
      <w:pPr>
        <w:widowControl/>
        <w:spacing w:line="360" w:lineRule="auto"/>
        <w:jc w:val="left"/>
        <w:rPr>
          <w:del w:id="404" w:author="余 蓓" w:date="2021-02-07T14:52:00Z"/>
          <w:rFonts w:ascii="宋体" w:eastAsia="宋体" w:hAnsi="宋体" w:cs="宋体"/>
          <w:b/>
          <w:color w:val="000000" w:themeColor="text1"/>
          <w:sz w:val="24"/>
          <w:szCs w:val="24"/>
          <w:rPrChange w:id="405" w:author="余 蓓" w:date="2021-02-07T12:25:00Z">
            <w:rPr>
              <w:del w:id="406" w:author="余 蓓" w:date="2021-02-07T14:52:00Z"/>
              <w:rFonts w:ascii="宋体" w:eastAsia="宋体" w:hAnsi="宋体" w:cs="宋体"/>
              <w:b/>
              <w:color w:val="000000" w:themeColor="text1"/>
              <w:szCs w:val="21"/>
            </w:rPr>
          </w:rPrChange>
        </w:rPr>
      </w:pPr>
    </w:p>
    <w:p w14:paraId="16EA36FA" w14:textId="4A2641E4" w:rsidR="002150F0" w:rsidDel="000B6590" w:rsidRDefault="002150F0">
      <w:pPr>
        <w:widowControl/>
        <w:spacing w:line="360" w:lineRule="auto"/>
        <w:jc w:val="left"/>
        <w:rPr>
          <w:del w:id="407" w:author="余 蓓" w:date="2021-02-07T14:52:00Z"/>
          <w:rFonts w:ascii="宋体" w:eastAsia="宋体" w:hAnsi="宋体" w:cs="宋体"/>
          <w:b/>
          <w:color w:val="000000" w:themeColor="text1"/>
          <w:szCs w:val="21"/>
        </w:rPr>
      </w:pPr>
    </w:p>
    <w:p w14:paraId="324BD6D5" w14:textId="77777777" w:rsidR="002150F0" w:rsidRDefault="00C81190">
      <w:pPr>
        <w:widowControl/>
        <w:spacing w:line="360" w:lineRule="auto"/>
        <w:jc w:val="left"/>
        <w:rPr>
          <w:rFonts w:ascii="宋体" w:eastAsia="宋体" w:hAnsi="宋体" w:cs="宋体"/>
          <w:b/>
          <w:color w:val="000000" w:themeColor="text1"/>
          <w:sz w:val="32"/>
          <w:szCs w:val="32"/>
        </w:rPr>
      </w:pPr>
      <w:r>
        <w:rPr>
          <w:rFonts w:ascii="宋体" w:eastAsia="宋体" w:hAnsi="宋体" w:cs="宋体" w:hint="eastAsia"/>
          <w:b/>
          <w:color w:val="000000" w:themeColor="text1"/>
          <w:sz w:val="32"/>
          <w:szCs w:val="32"/>
        </w:rPr>
        <w:t>检测方法介绍</w:t>
      </w:r>
    </w:p>
    <w:p w14:paraId="227D8432" w14:textId="77777777" w:rsidR="002150F0" w:rsidRDefault="00C81190">
      <w:pPr>
        <w:spacing w:line="360" w:lineRule="auto"/>
        <w:ind w:firstLineChars="200" w:firstLine="440"/>
        <w:jc w:val="left"/>
        <w:rPr>
          <w:rFonts w:ascii="宋体" w:eastAsia="宋体" w:hAnsi="宋体" w:cs="宋体"/>
          <w:color w:val="000000" w:themeColor="text1"/>
          <w:sz w:val="22"/>
        </w:rPr>
      </w:pPr>
      <w:r>
        <w:rPr>
          <w:rFonts w:ascii="宋体" w:eastAsia="宋体" w:hAnsi="宋体" w:cs="宋体" w:hint="eastAsia"/>
          <w:color w:val="000000" w:themeColor="text1"/>
          <w:sz w:val="22"/>
        </w:rPr>
        <w:t xml:space="preserve">感染是急危重症患者死亡的主要原因之一。近年来，随着新发病原微生物的出现、耐药病原微生物的增多以及免疫抑制宿主的增加，感染的发病率和死亡率仍居高不下。重症感染起病急、进展快、病原体复杂，短时间内能否明确致病病原微生物至关重要。2019年发表于《中华急诊医学杂志》的“宏基因组分析和诊断技术在急危重症感染应用的专家共识”提到，基于宏基因组新一代测序技术(metagenomics </w:t>
      </w:r>
      <w:proofErr w:type="spellStart"/>
      <w:r>
        <w:rPr>
          <w:rFonts w:ascii="宋体" w:eastAsia="宋体" w:hAnsi="宋体" w:cs="宋体" w:hint="eastAsia"/>
          <w:color w:val="000000" w:themeColor="text1"/>
          <w:sz w:val="22"/>
        </w:rPr>
        <w:t>nextgeneration</w:t>
      </w:r>
      <w:proofErr w:type="spellEnd"/>
      <w:r>
        <w:rPr>
          <w:rFonts w:ascii="宋体" w:eastAsia="宋体" w:hAnsi="宋体" w:cs="宋体" w:hint="eastAsia"/>
          <w:color w:val="000000" w:themeColor="text1"/>
          <w:sz w:val="22"/>
        </w:rPr>
        <w:t xml:space="preserve"> sequencing, </w:t>
      </w:r>
      <w:proofErr w:type="spellStart"/>
      <w:r>
        <w:rPr>
          <w:rFonts w:ascii="宋体" w:eastAsia="宋体" w:hAnsi="宋体" w:cs="宋体" w:hint="eastAsia"/>
          <w:color w:val="000000" w:themeColor="text1"/>
          <w:sz w:val="22"/>
        </w:rPr>
        <w:t>mNGS</w:t>
      </w:r>
      <w:proofErr w:type="spellEnd"/>
      <w:r>
        <w:rPr>
          <w:rFonts w:ascii="宋体" w:eastAsia="宋体" w:hAnsi="宋体" w:cs="宋体" w:hint="eastAsia"/>
          <w:color w:val="000000" w:themeColor="text1"/>
          <w:sz w:val="22"/>
        </w:rPr>
        <w:t>) 不依赖于传统的微生物培养，能够快速、客观的检测临床样本中的较多病原微生物（包括病毒、细菌、真菌、寄生虫），且无需特异性扩增，尤其适用于急危重症和疑难感染的诊断。</w:t>
      </w:r>
    </w:p>
    <w:p w14:paraId="44452B56" w14:textId="77777777" w:rsidR="002150F0" w:rsidRDefault="00C81190">
      <w:pPr>
        <w:widowControl/>
        <w:spacing w:line="360" w:lineRule="auto"/>
        <w:ind w:firstLineChars="200" w:firstLine="442"/>
        <w:jc w:val="left"/>
        <w:rPr>
          <w:rFonts w:ascii="宋体" w:eastAsia="宋体" w:hAnsi="宋体" w:cs="宋体"/>
          <w:color w:val="000000" w:themeColor="text1"/>
          <w:szCs w:val="21"/>
        </w:rPr>
      </w:pPr>
      <w:proofErr w:type="gramStart"/>
      <w:r>
        <w:rPr>
          <w:rFonts w:ascii="宋体" w:eastAsia="宋体" w:hAnsi="宋体" w:cs="宋体" w:hint="eastAsia"/>
          <w:b/>
          <w:bCs/>
          <w:color w:val="000000" w:themeColor="text1"/>
          <w:sz w:val="22"/>
        </w:rPr>
        <w:t>锐明微</w:t>
      </w:r>
      <w:proofErr w:type="gramEnd"/>
      <w:r>
        <w:rPr>
          <w:rFonts w:ascii="宋体" w:eastAsia="宋体" w:hAnsi="宋体" w:cs="宋体" w:hint="eastAsia"/>
          <w:b/>
          <w:bCs/>
          <w:color w:val="000000" w:themeColor="text1"/>
          <w:sz w:val="22"/>
          <w:vertAlign w:val="superscript"/>
        </w:rPr>
        <w:t>TM</w:t>
      </w:r>
      <w:r>
        <w:rPr>
          <w:rFonts w:ascii="宋体" w:eastAsia="宋体" w:hAnsi="宋体" w:cs="宋体" w:hint="eastAsia"/>
          <w:color w:val="000000" w:themeColor="text1"/>
          <w:sz w:val="22"/>
        </w:rPr>
        <w:t>基于样本中微生物细胞的核酸成分及游离核酸，采用基于Illumina测序平台的高通量测序技术进行检测，通过微生物专用数据库进行比对分析，经过智能化算法获得致病微生物种属信息，鉴定样本中存在的致病微生物。可检测范围包括基因组序列已知的9757种细菌（其中不包括169种分枝杆菌和126种支原体/衣原体）、6874种病毒、1563种真菌、297种寄生虫。本检测报告提供样本中可检出的所有具有有效数据的微生物，通过报告解读协助临床医师进行分析判断，辅助感染性疾病的诊断和治疗。</w:t>
      </w:r>
    </w:p>
    <w:p w14:paraId="2C9C4C6C" w14:textId="77777777" w:rsidR="002150F0" w:rsidRDefault="00C81190">
      <w:pPr>
        <w:widowControl/>
        <w:jc w:val="center"/>
        <w:rPr>
          <w:rFonts w:ascii="宋体" w:eastAsia="宋体" w:hAnsi="宋体" w:cs="宋体"/>
          <w:color w:val="000000" w:themeColor="text1"/>
          <w:szCs w:val="21"/>
        </w:rPr>
      </w:pPr>
      <w:r>
        <w:rPr>
          <w:rFonts w:ascii="宋体" w:eastAsia="宋体" w:hAnsi="宋体" w:cs="宋体" w:hint="eastAsia"/>
          <w:noProof/>
          <w:color w:val="000000" w:themeColor="text1"/>
          <w:szCs w:val="21"/>
        </w:rPr>
        <w:drawing>
          <wp:inline distT="0" distB="0" distL="114300" distR="114300" wp14:anchorId="205E9D2C" wp14:editId="68C061B8">
            <wp:extent cx="6185535" cy="2776855"/>
            <wp:effectExtent l="0" t="0" r="5715" b="4445"/>
            <wp:docPr id="12" name="图片 12" descr="lALPDg7mNWRNayrNAmfNBVo_1370_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ALPDg7mNWRNayrNAmfNBVo_1370_615"/>
                    <pic:cNvPicPr>
                      <a:picLocks noChangeAspect="1"/>
                    </pic:cNvPicPr>
                  </pic:nvPicPr>
                  <pic:blipFill>
                    <a:blip r:embed="rId12"/>
                    <a:stretch>
                      <a:fillRect/>
                    </a:stretch>
                  </pic:blipFill>
                  <pic:spPr>
                    <a:xfrm>
                      <a:off x="0" y="0"/>
                      <a:ext cx="6185535" cy="2776855"/>
                    </a:xfrm>
                    <a:prstGeom prst="rect">
                      <a:avLst/>
                    </a:prstGeom>
                  </pic:spPr>
                </pic:pic>
              </a:graphicData>
            </a:graphic>
          </wp:inline>
        </w:drawing>
      </w:r>
    </w:p>
    <w:p w14:paraId="032C9E55" w14:textId="77777777" w:rsidR="002150F0" w:rsidRDefault="002150F0">
      <w:pPr>
        <w:widowControl/>
        <w:jc w:val="center"/>
        <w:rPr>
          <w:rFonts w:ascii="宋体" w:eastAsia="宋体" w:hAnsi="宋体" w:cs="宋体"/>
          <w:color w:val="000000" w:themeColor="text1"/>
          <w:szCs w:val="21"/>
        </w:rPr>
      </w:pPr>
    </w:p>
    <w:p w14:paraId="61C2E736" w14:textId="77777777" w:rsidR="002150F0" w:rsidRDefault="00C81190">
      <w:pPr>
        <w:widowControl/>
        <w:jc w:val="center"/>
        <w:rPr>
          <w:rFonts w:ascii="宋体" w:eastAsia="宋体" w:hAnsi="宋体" w:cs="宋体"/>
          <w:b/>
          <w:color w:val="000000" w:themeColor="text1"/>
          <w:sz w:val="20"/>
          <w:szCs w:val="20"/>
        </w:rPr>
      </w:pPr>
      <w:r>
        <w:rPr>
          <w:rFonts w:ascii="宋体" w:eastAsia="宋体" w:hAnsi="宋体" w:cs="宋体" w:hint="eastAsia"/>
          <w:color w:val="000000" w:themeColor="text1"/>
          <w:sz w:val="20"/>
          <w:szCs w:val="20"/>
        </w:rPr>
        <w:t>图1 锐</w:t>
      </w:r>
      <w:proofErr w:type="gramStart"/>
      <w:r>
        <w:rPr>
          <w:rFonts w:ascii="宋体" w:eastAsia="宋体" w:hAnsi="宋体" w:cs="宋体" w:hint="eastAsia"/>
          <w:color w:val="000000" w:themeColor="text1"/>
          <w:sz w:val="20"/>
          <w:szCs w:val="20"/>
        </w:rPr>
        <w:t>明微</w:t>
      </w:r>
      <w:r>
        <w:rPr>
          <w:rFonts w:ascii="宋体" w:eastAsia="宋体" w:hAnsi="宋体" w:cs="宋体" w:hint="eastAsia"/>
          <w:color w:val="000000" w:themeColor="text1"/>
          <w:sz w:val="20"/>
          <w:szCs w:val="20"/>
          <w:vertAlign w:val="superscript"/>
        </w:rPr>
        <w:t>TM</w:t>
      </w:r>
      <w:r>
        <w:rPr>
          <w:rFonts w:ascii="宋体" w:eastAsia="宋体" w:hAnsi="宋体" w:cs="宋体" w:hint="eastAsia"/>
          <w:color w:val="000000" w:themeColor="text1"/>
          <w:sz w:val="20"/>
          <w:szCs w:val="20"/>
        </w:rPr>
        <w:t>检测全</w:t>
      </w:r>
      <w:proofErr w:type="gramEnd"/>
      <w:r>
        <w:rPr>
          <w:rFonts w:ascii="宋体" w:eastAsia="宋体" w:hAnsi="宋体" w:cs="宋体" w:hint="eastAsia"/>
          <w:color w:val="000000" w:themeColor="text1"/>
          <w:sz w:val="20"/>
          <w:szCs w:val="20"/>
        </w:rPr>
        <w:t>流程示意图</w:t>
      </w:r>
    </w:p>
    <w:p w14:paraId="0D2CF5A3" w14:textId="77777777" w:rsidR="002150F0" w:rsidRDefault="00C81190">
      <w:pPr>
        <w:widowControl/>
        <w:jc w:val="left"/>
        <w:rPr>
          <w:rFonts w:ascii="宋体" w:eastAsia="宋体" w:hAnsi="宋体" w:cs="宋体"/>
          <w:b/>
          <w:color w:val="000000" w:themeColor="text1"/>
          <w:sz w:val="32"/>
          <w:szCs w:val="32"/>
        </w:rPr>
      </w:pPr>
      <w:r>
        <w:rPr>
          <w:rFonts w:ascii="宋体" w:eastAsia="宋体" w:hAnsi="宋体" w:cs="宋体" w:hint="eastAsia"/>
          <w:b/>
          <w:color w:val="000000" w:themeColor="text1"/>
          <w:sz w:val="32"/>
          <w:szCs w:val="32"/>
        </w:rPr>
        <w:br w:type="page"/>
      </w:r>
    </w:p>
    <w:p w14:paraId="10D831BA" w14:textId="77777777" w:rsidR="002150F0" w:rsidRDefault="00C81190">
      <w:pPr>
        <w:widowControl/>
        <w:spacing w:line="360" w:lineRule="auto"/>
        <w:jc w:val="left"/>
        <w:rPr>
          <w:rFonts w:ascii="宋体" w:eastAsia="宋体" w:hAnsi="宋体" w:cs="宋体"/>
          <w:b/>
          <w:color w:val="000000" w:themeColor="text1"/>
          <w:sz w:val="32"/>
          <w:szCs w:val="32"/>
        </w:rPr>
      </w:pPr>
      <w:proofErr w:type="spellStart"/>
      <w:r>
        <w:rPr>
          <w:rFonts w:ascii="宋体" w:eastAsia="宋体" w:hAnsi="宋体" w:cs="宋体" w:hint="eastAsia"/>
          <w:b/>
          <w:color w:val="000000" w:themeColor="text1"/>
          <w:sz w:val="32"/>
          <w:szCs w:val="32"/>
        </w:rPr>
        <w:lastRenderedPageBreak/>
        <w:t>mNGS</w:t>
      </w:r>
      <w:proofErr w:type="spellEnd"/>
      <w:r>
        <w:rPr>
          <w:rFonts w:ascii="宋体" w:eastAsia="宋体" w:hAnsi="宋体" w:cs="宋体" w:hint="eastAsia"/>
          <w:b/>
          <w:color w:val="000000" w:themeColor="text1"/>
          <w:sz w:val="32"/>
          <w:szCs w:val="32"/>
        </w:rPr>
        <w:t xml:space="preserve"> 检测的基本流程和质量控制</w:t>
      </w:r>
    </w:p>
    <w:p w14:paraId="50F8794C" w14:textId="77777777" w:rsidR="002150F0" w:rsidRDefault="00C81190">
      <w:pPr>
        <w:pStyle w:val="10"/>
        <w:numPr>
          <w:ilvl w:val="0"/>
          <w:numId w:val="1"/>
        </w:numPr>
        <w:autoSpaceDE w:val="0"/>
        <w:autoSpaceDN w:val="0"/>
        <w:adjustRightInd w:val="0"/>
        <w:spacing w:line="360" w:lineRule="auto"/>
        <w:ind w:firstLineChars="0"/>
        <w:jc w:val="left"/>
        <w:rPr>
          <w:rFonts w:ascii="宋体" w:eastAsia="宋体" w:hAnsi="宋体" w:cs="宋体"/>
          <w:color w:val="000000" w:themeColor="text1"/>
          <w:sz w:val="22"/>
        </w:rPr>
      </w:pPr>
      <w:r>
        <w:rPr>
          <w:rFonts w:ascii="宋体" w:eastAsia="宋体" w:hAnsi="宋体" w:cs="宋体" w:hint="eastAsia"/>
          <w:b/>
          <w:bCs/>
          <w:color w:val="000000" w:themeColor="text1"/>
          <w:sz w:val="22"/>
        </w:rPr>
        <w:t>核酸提取</w:t>
      </w:r>
      <w:r>
        <w:rPr>
          <w:rFonts w:ascii="宋体" w:eastAsia="宋体" w:hAnsi="宋体" w:cs="宋体" w:hint="eastAsia"/>
          <w:color w:val="000000" w:themeColor="text1"/>
          <w:sz w:val="22"/>
        </w:rPr>
        <w:t>：核酸的质量是</w:t>
      </w:r>
      <w:proofErr w:type="spellStart"/>
      <w:r>
        <w:rPr>
          <w:rFonts w:ascii="宋体" w:eastAsia="宋体" w:hAnsi="宋体" w:cs="宋体" w:hint="eastAsia"/>
          <w:color w:val="000000" w:themeColor="text1"/>
          <w:sz w:val="22"/>
        </w:rPr>
        <w:t>mNGS</w:t>
      </w:r>
      <w:proofErr w:type="spellEnd"/>
      <w:r>
        <w:rPr>
          <w:rFonts w:ascii="宋体" w:eastAsia="宋体" w:hAnsi="宋体" w:cs="宋体" w:hint="eastAsia"/>
          <w:color w:val="000000" w:themeColor="text1"/>
          <w:sz w:val="22"/>
        </w:rPr>
        <w:t xml:space="preserve"> 检测成功的关键因素。在提取完成后，实验室使用</w:t>
      </w:r>
      <w:proofErr w:type="spellStart"/>
      <w:r>
        <w:rPr>
          <w:rFonts w:ascii="宋体" w:eastAsia="宋体" w:hAnsi="宋体" w:cs="宋体" w:hint="eastAsia"/>
          <w:color w:val="000000" w:themeColor="text1"/>
          <w:sz w:val="22"/>
        </w:rPr>
        <w:t>Qubit</w:t>
      </w:r>
      <w:r>
        <w:rPr>
          <w:rFonts w:ascii="宋体" w:eastAsia="宋体" w:hAnsi="宋体" w:cs="宋体" w:hint="eastAsia"/>
          <w:color w:val="000000" w:themeColor="text1"/>
          <w:sz w:val="22"/>
          <w:vertAlign w:val="superscript"/>
        </w:rPr>
        <w:t>TM</w:t>
      </w:r>
      <w:proofErr w:type="spellEnd"/>
      <w:r>
        <w:rPr>
          <w:rFonts w:ascii="宋体" w:eastAsia="宋体" w:hAnsi="宋体" w:cs="宋体" w:hint="eastAsia"/>
          <w:color w:val="000000" w:themeColor="text1"/>
          <w:sz w:val="22"/>
        </w:rPr>
        <w:t>荧光定量仪对核酸进行定量，使用</w:t>
      </w:r>
      <w:proofErr w:type="spellStart"/>
      <w:r>
        <w:rPr>
          <w:rFonts w:ascii="宋体" w:eastAsia="宋体" w:hAnsi="宋体" w:cs="宋体" w:hint="eastAsia"/>
          <w:color w:val="000000" w:themeColor="text1"/>
          <w:sz w:val="22"/>
        </w:rPr>
        <w:t>NanoDrop</w:t>
      </w:r>
      <w:proofErr w:type="spellEnd"/>
      <w:r>
        <w:rPr>
          <w:rFonts w:ascii="宋体" w:eastAsia="宋体" w:hAnsi="宋体" w:cs="宋体" w:hint="eastAsia"/>
          <w:color w:val="000000" w:themeColor="text1"/>
          <w:sz w:val="22"/>
        </w:rPr>
        <w:t>™分光光度计检测核酸的纯度，使用琼脂糖凝胶电泳检测核酸片段的完整性或降解程度，并设立明确的合格样本标准（图2a）。</w:t>
      </w:r>
    </w:p>
    <w:p w14:paraId="67523272" w14:textId="77777777" w:rsidR="002150F0" w:rsidRDefault="00C81190">
      <w:pPr>
        <w:pStyle w:val="10"/>
        <w:numPr>
          <w:ilvl w:val="0"/>
          <w:numId w:val="1"/>
        </w:numPr>
        <w:autoSpaceDE w:val="0"/>
        <w:autoSpaceDN w:val="0"/>
        <w:adjustRightInd w:val="0"/>
        <w:spacing w:line="360" w:lineRule="auto"/>
        <w:ind w:firstLineChars="0"/>
        <w:jc w:val="left"/>
        <w:rPr>
          <w:rFonts w:ascii="宋体" w:eastAsia="宋体" w:hAnsi="宋体" w:cs="宋体"/>
          <w:color w:val="000000" w:themeColor="text1"/>
          <w:sz w:val="22"/>
        </w:rPr>
      </w:pPr>
      <w:r>
        <w:rPr>
          <w:rFonts w:ascii="宋体" w:eastAsia="宋体" w:hAnsi="宋体" w:cs="宋体" w:hint="eastAsia"/>
          <w:b/>
          <w:bCs/>
          <w:color w:val="000000" w:themeColor="text1"/>
          <w:sz w:val="22"/>
        </w:rPr>
        <w:t>文库制备及测序：</w:t>
      </w:r>
      <w:r>
        <w:rPr>
          <w:rFonts w:ascii="宋体" w:eastAsia="宋体" w:hAnsi="宋体" w:cs="宋体" w:hint="eastAsia"/>
          <w:color w:val="000000" w:themeColor="text1"/>
          <w:sz w:val="22"/>
        </w:rPr>
        <w:t>文库制备过程包括DNA打断、接头连接、PCR 扩增等过程。在文库制备完成，测序之前，使用</w:t>
      </w:r>
      <w:proofErr w:type="spellStart"/>
      <w:r>
        <w:rPr>
          <w:rFonts w:ascii="宋体" w:eastAsia="宋体" w:hAnsi="宋体" w:cs="宋体" w:hint="eastAsia"/>
          <w:color w:val="000000" w:themeColor="text1"/>
          <w:sz w:val="22"/>
        </w:rPr>
        <w:t>Qubit</w:t>
      </w:r>
      <w:r>
        <w:rPr>
          <w:rFonts w:ascii="宋体" w:eastAsia="宋体" w:hAnsi="宋体" w:cs="宋体" w:hint="eastAsia"/>
          <w:color w:val="000000" w:themeColor="text1"/>
          <w:sz w:val="22"/>
          <w:vertAlign w:val="superscript"/>
        </w:rPr>
        <w:t>TM</w:t>
      </w:r>
      <w:proofErr w:type="spellEnd"/>
      <w:r>
        <w:rPr>
          <w:rFonts w:ascii="宋体" w:eastAsia="宋体" w:hAnsi="宋体" w:cs="宋体" w:hint="eastAsia"/>
          <w:color w:val="000000" w:themeColor="text1"/>
          <w:sz w:val="22"/>
        </w:rPr>
        <w:t>荧光定量仪对文库进行定量，使用Agilent 2100 Bioanalyzer对文库片段大小进行质控，并设立明确的合格文库标准，然后对合格文库进行上机测序（图2b）。</w:t>
      </w:r>
    </w:p>
    <w:p w14:paraId="57663773" w14:textId="77777777" w:rsidR="002150F0" w:rsidRDefault="00C81190">
      <w:pPr>
        <w:pStyle w:val="10"/>
        <w:numPr>
          <w:ilvl w:val="0"/>
          <w:numId w:val="1"/>
        </w:numPr>
        <w:autoSpaceDE w:val="0"/>
        <w:autoSpaceDN w:val="0"/>
        <w:adjustRightInd w:val="0"/>
        <w:spacing w:line="360" w:lineRule="auto"/>
        <w:ind w:firstLineChars="0"/>
        <w:jc w:val="left"/>
        <w:rPr>
          <w:rFonts w:ascii="宋体" w:eastAsia="宋体" w:hAnsi="宋体" w:cs="宋体"/>
          <w:color w:val="000000" w:themeColor="text1"/>
          <w:sz w:val="22"/>
        </w:rPr>
      </w:pPr>
      <w:r>
        <w:rPr>
          <w:rFonts w:ascii="宋体" w:eastAsia="宋体" w:hAnsi="宋体" w:cs="宋体" w:hint="eastAsia"/>
          <w:b/>
          <w:bCs/>
          <w:color w:val="000000" w:themeColor="text1"/>
          <w:sz w:val="22"/>
        </w:rPr>
        <w:t>生物信息学分析：</w:t>
      </w:r>
      <w:r>
        <w:rPr>
          <w:rFonts w:ascii="宋体" w:eastAsia="宋体" w:hAnsi="宋体" w:cs="宋体" w:hint="eastAsia"/>
          <w:color w:val="000000" w:themeColor="text1"/>
          <w:sz w:val="22"/>
        </w:rPr>
        <w:t>在对测序结果进行具体的生物信息学分析之前，首先对下机数据进行质量评估，以保证测序结果的可用性（图2c）。质控合格的数据，需要通过生物信息学分析方法进一步过滤，去除低质量的序列和人源宿主序列。经过上述过滤后的序列与病原数据库中的参考序列进行比对，得到最终病原比对结果，结合各病原体的比对序列数，相对丰度，基因组覆盖度和深度等参数，排除检测环境及试剂等来源的疑似干扰微生物，并结合所提供临床信息，生成最终检测报告。</w:t>
      </w:r>
    </w:p>
    <w:p w14:paraId="076A102C" w14:textId="724B27D0" w:rsidR="002150F0" w:rsidRDefault="00602B82" w:rsidP="00602B82">
      <w:pPr>
        <w:pStyle w:val="10"/>
        <w:numPr>
          <w:ilvl w:val="0"/>
          <w:numId w:val="1"/>
        </w:numPr>
        <w:autoSpaceDE w:val="0"/>
        <w:autoSpaceDN w:val="0"/>
        <w:adjustRightInd w:val="0"/>
        <w:spacing w:line="360" w:lineRule="auto"/>
        <w:ind w:firstLineChars="0"/>
        <w:jc w:val="center"/>
        <w:rPr>
          <w:rFonts w:ascii="宋体" w:eastAsia="宋体" w:hAnsi="宋体" w:cs="宋体"/>
          <w:color w:val="000000" w:themeColor="text1"/>
          <w:szCs w:val="21"/>
        </w:rPr>
      </w:pPr>
      <w:ins w:id="408" w:author="余 蓓" w:date="2021-02-07T12:06:00Z">
        <w:r w:rsidRPr="00602B82">
          <w:rPr>
            <w:rFonts w:ascii="宋体" w:eastAsia="宋体" w:hAnsi="宋体" w:cs="宋体"/>
            <w:noProof/>
            <w:color w:val="000000" w:themeColor="text1"/>
            <w:szCs w:val="21"/>
          </w:rPr>
          <w:drawing>
            <wp:inline distT="0" distB="0" distL="0" distR="0" wp14:anchorId="65E2C444" wp14:editId="06151820">
              <wp:extent cx="5153025" cy="38385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838575"/>
                      </a:xfrm>
                      <a:prstGeom prst="rect">
                        <a:avLst/>
                      </a:prstGeom>
                      <a:noFill/>
                      <a:ln>
                        <a:noFill/>
                      </a:ln>
                    </pic:spPr>
                  </pic:pic>
                </a:graphicData>
              </a:graphic>
            </wp:inline>
          </w:drawing>
        </w:r>
        <w:del w:id="409" w:author="yong sun" w:date="2020-11-07T20:51:00Z">
          <w:r>
            <w:rPr>
              <w:rFonts w:ascii="宋体" w:eastAsia="宋体" w:hAnsi="宋体" w:cs="宋体" w:hint="eastAsia"/>
              <w:noProof/>
              <w:color w:val="000000" w:themeColor="text1"/>
              <w:szCs w:val="21"/>
            </w:rPr>
            <w:drawing>
              <wp:inline distT="0" distB="0" distL="114300" distR="114300" wp14:anchorId="6E5C59F0" wp14:editId="67F3493E">
                <wp:extent cx="5239385" cy="4050665"/>
                <wp:effectExtent l="0" t="0" r="18415" b="698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4"/>
                        <a:stretch>
                          <a:fillRect/>
                        </a:stretch>
                      </pic:blipFill>
                      <pic:spPr>
                        <a:xfrm>
                          <a:off x="0" y="0"/>
                          <a:ext cx="5239385" cy="4050665"/>
                        </a:xfrm>
                        <a:prstGeom prst="rect">
                          <a:avLst/>
                        </a:prstGeom>
                      </pic:spPr>
                    </pic:pic>
                  </a:graphicData>
                </a:graphic>
              </wp:inline>
            </w:drawing>
          </w:r>
          <w:r>
            <w:rPr>
              <w:rFonts w:ascii="宋体" w:eastAsia="宋体" w:hAnsi="宋体" w:cs="宋体" w:hint="eastAsia"/>
              <w:noProof/>
              <w:color w:val="000000" w:themeColor="text1"/>
              <w:szCs w:val="21"/>
            </w:rPr>
            <w:drawing>
              <wp:inline distT="0" distB="0" distL="114300" distR="114300" wp14:anchorId="73C774AD" wp14:editId="45D4171E">
                <wp:extent cx="5239385" cy="4050665"/>
                <wp:effectExtent l="0" t="0" r="18415" b="698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4"/>
                        <a:stretch>
                          <a:fillRect/>
                        </a:stretch>
                      </pic:blipFill>
                      <pic:spPr>
                        <a:xfrm>
                          <a:off x="0" y="0"/>
                          <a:ext cx="5239385" cy="4050665"/>
                        </a:xfrm>
                        <a:prstGeom prst="rect">
                          <a:avLst/>
                        </a:prstGeom>
                      </pic:spPr>
                    </pic:pic>
                  </a:graphicData>
                </a:graphic>
              </wp:inline>
            </w:drawing>
          </w:r>
          <w:r>
            <w:rPr>
              <w:rFonts w:ascii="宋体" w:eastAsia="宋体" w:hAnsi="宋体" w:cs="宋体" w:hint="eastAsia"/>
              <w:noProof/>
              <w:color w:val="000000" w:themeColor="text1"/>
              <w:szCs w:val="21"/>
            </w:rPr>
            <w:drawing>
              <wp:inline distT="0" distB="0" distL="114300" distR="114300" wp14:anchorId="7C088ED5" wp14:editId="6F5C784A">
                <wp:extent cx="5239385" cy="4050665"/>
                <wp:effectExtent l="0" t="0" r="18415" b="698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4"/>
                        <a:stretch>
                          <a:fillRect/>
                        </a:stretch>
                      </pic:blipFill>
                      <pic:spPr>
                        <a:xfrm>
                          <a:off x="0" y="0"/>
                          <a:ext cx="5239385" cy="4050665"/>
                        </a:xfrm>
                        <a:prstGeom prst="rect">
                          <a:avLst/>
                        </a:prstGeom>
                      </pic:spPr>
                    </pic:pic>
                  </a:graphicData>
                </a:graphic>
              </wp:inline>
            </w:drawing>
          </w:r>
        </w:del>
      </w:ins>
      <w:ins w:id="410" w:author="余 蓓" w:date="2021-02-07T12:04:00Z">
        <w:del w:id="411" w:author="yong sun" w:date="2020-11-07T20:51:00Z">
          <w:r>
            <w:rPr>
              <w:rFonts w:ascii="宋体" w:eastAsia="宋体" w:hAnsi="宋体" w:cs="宋体" w:hint="eastAsia"/>
              <w:noProof/>
              <w:color w:val="000000" w:themeColor="text1"/>
              <w:szCs w:val="21"/>
            </w:rPr>
            <w:drawing>
              <wp:inline distT="0" distB="0" distL="114300" distR="114300" wp14:anchorId="3DEA048D" wp14:editId="55CC087D">
                <wp:extent cx="5239385" cy="4050665"/>
                <wp:effectExtent l="0" t="0" r="18415" b="698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4"/>
                        <a:stretch>
                          <a:fillRect/>
                        </a:stretch>
                      </pic:blipFill>
                      <pic:spPr>
                        <a:xfrm>
                          <a:off x="0" y="0"/>
                          <a:ext cx="5239385" cy="4050665"/>
                        </a:xfrm>
                        <a:prstGeom prst="rect">
                          <a:avLst/>
                        </a:prstGeom>
                      </pic:spPr>
                    </pic:pic>
                  </a:graphicData>
                </a:graphic>
              </wp:inline>
            </w:drawing>
          </w:r>
        </w:del>
      </w:ins>
      <w:del w:id="412" w:author="余 蓓" w:date="2021-02-07T12:04:00Z">
        <w:r w:rsidR="00C81190" w:rsidDel="00602B82">
          <w:rPr>
            <w:rFonts w:ascii="宋体" w:eastAsia="宋体" w:hAnsi="宋体" w:cs="宋体" w:hint="eastAsia"/>
            <w:noProof/>
            <w:color w:val="000000" w:themeColor="text1"/>
            <w:szCs w:val="21"/>
          </w:rPr>
          <w:drawing>
            <wp:inline distT="0" distB="0" distL="114300" distR="114300" wp14:anchorId="3771CDA6" wp14:editId="4C1860CA">
              <wp:extent cx="5239385" cy="4050665"/>
              <wp:effectExtent l="0" t="0" r="18415" b="698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4"/>
                      <a:stretch>
                        <a:fillRect/>
                      </a:stretch>
                    </pic:blipFill>
                    <pic:spPr>
                      <a:xfrm>
                        <a:off x="0" y="0"/>
                        <a:ext cx="5239385" cy="4050665"/>
                      </a:xfrm>
                      <a:prstGeom prst="rect">
                        <a:avLst/>
                      </a:prstGeom>
                    </pic:spPr>
                  </pic:pic>
                </a:graphicData>
              </a:graphic>
            </wp:inline>
          </w:drawing>
        </w:r>
      </w:del>
    </w:p>
    <w:p w14:paraId="0AFB0FDA" w14:textId="77777777" w:rsidR="002150F0" w:rsidRDefault="00C81190">
      <w:pPr>
        <w:widowControl/>
        <w:jc w:val="center"/>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t xml:space="preserve">图2 </w:t>
      </w:r>
      <w:proofErr w:type="spellStart"/>
      <w:r>
        <w:rPr>
          <w:rFonts w:ascii="宋体" w:eastAsia="宋体" w:hAnsi="宋体" w:cs="宋体" w:hint="eastAsia"/>
          <w:color w:val="000000" w:themeColor="text1"/>
          <w:sz w:val="20"/>
          <w:szCs w:val="20"/>
        </w:rPr>
        <w:t>mNGS</w:t>
      </w:r>
      <w:proofErr w:type="spellEnd"/>
      <w:r>
        <w:rPr>
          <w:rFonts w:ascii="宋体" w:eastAsia="宋体" w:hAnsi="宋体" w:cs="宋体" w:hint="eastAsia"/>
          <w:color w:val="000000" w:themeColor="text1"/>
          <w:sz w:val="20"/>
          <w:szCs w:val="20"/>
        </w:rPr>
        <w:t xml:space="preserve"> 检测质量控制示意图（a）琼脂糖凝胶电泳检测核酸片段完整性示意图；（b）Agilent 2100 Bioanalyzer检测文库片段大小示意图；（c）测序序列碱基质量检测示意图</w:t>
      </w:r>
    </w:p>
    <w:p w14:paraId="5C9BC395" w14:textId="77777777" w:rsidR="002150F0" w:rsidRDefault="00C81190">
      <w:pPr>
        <w:widowControl/>
        <w:jc w:val="left"/>
        <w:rPr>
          <w:rFonts w:ascii="宋体" w:eastAsia="宋体" w:hAnsi="宋体" w:cs="宋体"/>
          <w:b/>
          <w:color w:val="000000" w:themeColor="text1"/>
          <w:sz w:val="32"/>
          <w:szCs w:val="32"/>
        </w:rPr>
      </w:pPr>
      <w:r>
        <w:rPr>
          <w:rFonts w:ascii="宋体" w:eastAsia="宋体" w:hAnsi="宋体" w:cs="宋体" w:hint="eastAsia"/>
          <w:b/>
          <w:color w:val="000000" w:themeColor="text1"/>
          <w:sz w:val="32"/>
          <w:szCs w:val="32"/>
        </w:rPr>
        <w:br w:type="page"/>
      </w:r>
    </w:p>
    <w:p w14:paraId="5EAB1D78" w14:textId="77777777" w:rsidR="002150F0" w:rsidRDefault="00C81190">
      <w:pPr>
        <w:spacing w:line="360" w:lineRule="auto"/>
        <w:rPr>
          <w:rFonts w:ascii="宋体" w:eastAsia="宋体" w:hAnsi="宋体" w:cs="宋体"/>
          <w:b/>
          <w:color w:val="000000" w:themeColor="text1"/>
          <w:sz w:val="32"/>
          <w:szCs w:val="32"/>
        </w:rPr>
      </w:pPr>
      <w:proofErr w:type="spellStart"/>
      <w:r>
        <w:rPr>
          <w:rFonts w:ascii="宋体" w:eastAsia="宋体" w:hAnsi="宋体" w:cs="宋体" w:hint="eastAsia"/>
          <w:b/>
          <w:color w:val="000000" w:themeColor="text1"/>
          <w:sz w:val="32"/>
          <w:szCs w:val="32"/>
        </w:rPr>
        <w:lastRenderedPageBreak/>
        <w:t>mNGS</w:t>
      </w:r>
      <w:proofErr w:type="spellEnd"/>
      <w:r>
        <w:rPr>
          <w:rFonts w:ascii="宋体" w:eastAsia="宋体" w:hAnsi="宋体" w:cs="宋体" w:hint="eastAsia"/>
          <w:b/>
          <w:color w:val="000000" w:themeColor="text1"/>
          <w:sz w:val="32"/>
          <w:szCs w:val="32"/>
        </w:rPr>
        <w:t xml:space="preserve"> 方法学参考文献</w:t>
      </w:r>
    </w:p>
    <w:p w14:paraId="65966579" w14:textId="77777777" w:rsidR="002150F0" w:rsidRDefault="00C81190">
      <w:pPr>
        <w:spacing w:beforeLines="100" w:before="312" w:line="360" w:lineRule="auto"/>
        <w:rPr>
          <w:rFonts w:ascii="宋体" w:eastAsia="宋体" w:hAnsi="宋体" w:cs="宋体"/>
          <w:color w:val="222222"/>
          <w:sz w:val="20"/>
          <w:szCs w:val="20"/>
          <w:shd w:val="clear" w:color="auto" w:fill="FFFFFF"/>
        </w:rPr>
      </w:pPr>
      <w:r>
        <w:rPr>
          <w:rFonts w:ascii="宋体" w:eastAsia="宋体" w:hAnsi="宋体" w:cs="宋体" w:hint="eastAsia"/>
          <w:color w:val="222222"/>
          <w:sz w:val="20"/>
          <w:szCs w:val="20"/>
          <w:shd w:val="clear" w:color="auto" w:fill="FFFFFF"/>
        </w:rPr>
        <w:t>[1]</w:t>
      </w:r>
      <w:r>
        <w:rPr>
          <w:rFonts w:ascii="宋体" w:eastAsia="宋体" w:hAnsi="宋体" w:cs="宋体"/>
          <w:color w:val="222222"/>
          <w:sz w:val="20"/>
          <w:szCs w:val="20"/>
          <w:shd w:val="clear" w:color="auto" w:fill="FFFFFF"/>
        </w:rPr>
        <w:t xml:space="preserve"> </w:t>
      </w:r>
      <w:r>
        <w:rPr>
          <w:rFonts w:ascii="宋体" w:eastAsia="宋体" w:hAnsi="宋体" w:cs="宋体" w:hint="eastAsia"/>
          <w:color w:val="222222"/>
          <w:sz w:val="20"/>
          <w:szCs w:val="20"/>
          <w:shd w:val="clear" w:color="auto" w:fill="FFFFFF"/>
        </w:rPr>
        <w:t>宏基因组分析和诊断技术在急危重症感染应用的专家共识[J].中华急诊医学杂志,2019(02):151-155.</w:t>
      </w:r>
    </w:p>
    <w:p w14:paraId="55BFCDD7" w14:textId="77777777" w:rsidR="002150F0" w:rsidRDefault="00C81190">
      <w:pPr>
        <w:spacing w:beforeLines="100" w:before="312" w:line="360" w:lineRule="auto"/>
        <w:rPr>
          <w:rFonts w:ascii="宋体" w:eastAsia="宋体" w:hAnsi="宋体" w:cs="宋体"/>
          <w:color w:val="222222"/>
          <w:sz w:val="20"/>
          <w:szCs w:val="20"/>
          <w:shd w:val="clear" w:color="auto" w:fill="FFFFFF"/>
        </w:rPr>
      </w:pPr>
      <w:r>
        <w:rPr>
          <w:rFonts w:ascii="宋体" w:eastAsia="宋体" w:hAnsi="宋体" w:cs="宋体"/>
          <w:color w:val="222222"/>
          <w:sz w:val="20"/>
          <w:szCs w:val="20"/>
          <w:shd w:val="clear" w:color="auto" w:fill="FFFFFF"/>
        </w:rPr>
        <w:t>[2]</w:t>
      </w:r>
      <w:r>
        <w:rPr>
          <w:rFonts w:ascii="宋体" w:eastAsia="宋体" w:hAnsi="宋体" w:cs="宋体" w:hint="eastAsia"/>
          <w:color w:val="222222"/>
          <w:sz w:val="20"/>
          <w:szCs w:val="20"/>
          <w:shd w:val="clear" w:color="auto" w:fill="FFFFFF"/>
        </w:rPr>
        <w:t>《中华传染病杂志》编辑委员会. 发热待查诊治专家共识 [J] . 中华传染病杂志,2017,35( 11 ): 641-655. DOI: 10.3760/cma.j.issn.1000-6680.2017.11.001.</w:t>
      </w:r>
    </w:p>
    <w:p w14:paraId="3A4886C0" w14:textId="77777777" w:rsidR="002150F0" w:rsidRDefault="00C81190">
      <w:pPr>
        <w:spacing w:beforeLines="100" w:before="312" w:line="360" w:lineRule="auto"/>
        <w:rPr>
          <w:rFonts w:ascii="宋体" w:eastAsia="宋体" w:hAnsi="宋体" w:cs="宋体"/>
          <w:color w:val="222222"/>
          <w:sz w:val="20"/>
          <w:szCs w:val="20"/>
          <w:shd w:val="clear" w:color="auto" w:fill="FFFFFF"/>
        </w:rPr>
      </w:pPr>
      <w:r>
        <w:rPr>
          <w:rFonts w:ascii="宋体" w:eastAsia="宋体" w:hAnsi="宋体" w:cs="宋体" w:hint="eastAsia"/>
          <w:color w:val="222222"/>
          <w:sz w:val="20"/>
          <w:szCs w:val="20"/>
          <w:shd w:val="clear" w:color="auto" w:fill="FFFFFF"/>
        </w:rPr>
        <w:t>[3] 中华医学会呼吸病学分会感染学组. 中国成人医院获得性肺炎与呼吸机相关性肺炎诊断和治疗指南(2018年版)[J]. 中华结核和呼吸杂志, 2018, 41(4):255-280.</w:t>
      </w:r>
    </w:p>
    <w:p w14:paraId="0B663ED5" w14:textId="77777777" w:rsidR="002150F0" w:rsidRDefault="00C81190">
      <w:pPr>
        <w:spacing w:beforeLines="100" w:before="312" w:line="360" w:lineRule="auto"/>
        <w:rPr>
          <w:rFonts w:ascii="宋体" w:eastAsia="宋体" w:hAnsi="宋体" w:cs="宋体"/>
          <w:color w:val="222222"/>
          <w:sz w:val="20"/>
          <w:szCs w:val="20"/>
          <w:shd w:val="clear" w:color="auto" w:fill="FFFFFF"/>
        </w:rPr>
      </w:pPr>
      <w:r>
        <w:rPr>
          <w:rFonts w:ascii="宋体" w:eastAsia="宋体" w:hAnsi="宋体" w:cs="宋体" w:hint="eastAsia"/>
          <w:color w:val="222222"/>
          <w:sz w:val="20"/>
          <w:szCs w:val="20"/>
          <w:shd w:val="clear" w:color="auto" w:fill="FFFFFF"/>
        </w:rPr>
        <w:t>[4] Infectious Disease Next Generation Sequencing Based Diagnostic Devices: Microbial Identification and Detection of Antimicrobial Resistance and Virulence Markers. Draft Guidance for Industry and Food and Drug Administration Staff.</w:t>
      </w:r>
      <w:r>
        <w:rPr>
          <w:rFonts w:ascii="宋体" w:eastAsia="宋体" w:hAnsi="宋体" w:cs="宋体"/>
          <w:color w:val="222222"/>
          <w:sz w:val="20"/>
          <w:szCs w:val="20"/>
          <w:shd w:val="clear" w:color="auto" w:fill="FFFFFF"/>
        </w:rPr>
        <w:t xml:space="preserve"> </w:t>
      </w:r>
      <w:r>
        <w:rPr>
          <w:rFonts w:ascii="宋体" w:eastAsia="宋体" w:hAnsi="宋体" w:cs="宋体" w:hint="eastAsia"/>
          <w:color w:val="222222"/>
          <w:sz w:val="20"/>
          <w:szCs w:val="20"/>
          <w:shd w:val="clear" w:color="auto" w:fill="FFFFFF"/>
        </w:rPr>
        <w:t>MAY 2016.</w:t>
      </w:r>
    </w:p>
    <w:p w14:paraId="6C852501" w14:textId="77777777" w:rsidR="002150F0" w:rsidRDefault="00C81190">
      <w:pPr>
        <w:spacing w:beforeLines="100" w:before="312" w:line="360" w:lineRule="auto"/>
        <w:rPr>
          <w:rFonts w:ascii="宋体" w:eastAsia="宋体" w:hAnsi="宋体" w:cs="宋体"/>
          <w:color w:val="222222"/>
          <w:sz w:val="20"/>
          <w:szCs w:val="20"/>
          <w:shd w:val="clear" w:color="auto" w:fill="FFFFFF"/>
        </w:rPr>
      </w:pPr>
      <w:r>
        <w:rPr>
          <w:rFonts w:ascii="宋体" w:eastAsia="宋体" w:hAnsi="宋体" w:cs="宋体" w:hint="eastAsia"/>
          <w:color w:val="222222"/>
          <w:sz w:val="20"/>
          <w:szCs w:val="20"/>
          <w:shd w:val="clear" w:color="auto" w:fill="FFFFFF"/>
        </w:rPr>
        <w:t>[5] Dekker, J.P., Metagenomics for Clinical Infectious Disease Diagnostics Steps Closer to Reality. J Clin Microbiol, 2018. 56(9).</w:t>
      </w:r>
    </w:p>
    <w:p w14:paraId="4AE976F9" w14:textId="77777777" w:rsidR="002150F0" w:rsidRDefault="00C81190">
      <w:pPr>
        <w:spacing w:beforeLines="100" w:before="312" w:line="360" w:lineRule="auto"/>
        <w:rPr>
          <w:rFonts w:ascii="宋体" w:eastAsia="宋体" w:hAnsi="宋体" w:cs="宋体"/>
          <w:color w:val="222222"/>
          <w:sz w:val="20"/>
          <w:szCs w:val="20"/>
          <w:shd w:val="clear" w:color="auto" w:fill="FFFFFF"/>
        </w:rPr>
      </w:pPr>
      <w:r>
        <w:rPr>
          <w:rFonts w:ascii="宋体" w:eastAsia="宋体" w:hAnsi="宋体" w:cs="宋体" w:hint="eastAsia"/>
          <w:color w:val="222222"/>
          <w:sz w:val="20"/>
          <w:szCs w:val="20"/>
          <w:shd w:val="clear" w:color="auto" w:fill="FFFFFF"/>
        </w:rPr>
        <w:t xml:space="preserve">[6] Wilson, M.R., et al., Actionable diagnosis of </w:t>
      </w:r>
      <w:proofErr w:type="spellStart"/>
      <w:r>
        <w:rPr>
          <w:rFonts w:ascii="宋体" w:eastAsia="宋体" w:hAnsi="宋体" w:cs="宋体" w:hint="eastAsia"/>
          <w:color w:val="222222"/>
          <w:sz w:val="20"/>
          <w:szCs w:val="20"/>
          <w:shd w:val="clear" w:color="auto" w:fill="FFFFFF"/>
        </w:rPr>
        <w:t>neuroleptospirosis</w:t>
      </w:r>
      <w:proofErr w:type="spellEnd"/>
      <w:r>
        <w:rPr>
          <w:rFonts w:ascii="宋体" w:eastAsia="宋体" w:hAnsi="宋体" w:cs="宋体" w:hint="eastAsia"/>
          <w:color w:val="222222"/>
          <w:sz w:val="20"/>
          <w:szCs w:val="20"/>
          <w:shd w:val="clear" w:color="auto" w:fill="FFFFFF"/>
        </w:rPr>
        <w:t xml:space="preserve"> by next-generation sequencing. N </w:t>
      </w:r>
      <w:proofErr w:type="spellStart"/>
      <w:r>
        <w:rPr>
          <w:rFonts w:ascii="宋体" w:eastAsia="宋体" w:hAnsi="宋体" w:cs="宋体" w:hint="eastAsia"/>
          <w:color w:val="222222"/>
          <w:sz w:val="20"/>
          <w:szCs w:val="20"/>
          <w:shd w:val="clear" w:color="auto" w:fill="FFFFFF"/>
        </w:rPr>
        <w:t>Engl</w:t>
      </w:r>
      <w:proofErr w:type="spellEnd"/>
      <w:r>
        <w:rPr>
          <w:rFonts w:ascii="宋体" w:eastAsia="宋体" w:hAnsi="宋体" w:cs="宋体" w:hint="eastAsia"/>
          <w:color w:val="222222"/>
          <w:sz w:val="20"/>
          <w:szCs w:val="20"/>
          <w:shd w:val="clear" w:color="auto" w:fill="FFFFFF"/>
        </w:rPr>
        <w:t xml:space="preserve"> J Med, 2014. 370(25): p. 2408-17.</w:t>
      </w:r>
    </w:p>
    <w:p w14:paraId="7985FF9A" w14:textId="77777777" w:rsidR="002150F0" w:rsidRDefault="00C81190">
      <w:pPr>
        <w:spacing w:beforeLines="100" w:before="312" w:line="360" w:lineRule="auto"/>
        <w:rPr>
          <w:rFonts w:ascii="宋体" w:eastAsia="宋体" w:hAnsi="宋体" w:cs="宋体"/>
          <w:color w:val="222222"/>
          <w:sz w:val="20"/>
          <w:szCs w:val="20"/>
          <w:shd w:val="clear" w:color="auto" w:fill="FFFFFF"/>
        </w:rPr>
      </w:pPr>
      <w:r>
        <w:rPr>
          <w:rFonts w:ascii="宋体" w:eastAsia="宋体" w:hAnsi="宋体" w:cs="宋体" w:hint="eastAsia"/>
          <w:color w:val="222222"/>
          <w:sz w:val="20"/>
          <w:szCs w:val="20"/>
          <w:shd w:val="clear" w:color="auto" w:fill="FFFFFF"/>
        </w:rPr>
        <w:t>[7] Blauwkamp, T. A., et al., Analytical and clinical validation of a microbial cell-free DNA sequencing test for infectious disease. Nat Microbiol, 2019, 4(4), p.663</w:t>
      </w:r>
      <w:r>
        <w:rPr>
          <w:rFonts w:ascii="宋体" w:eastAsia="宋体" w:hAnsi="宋体" w:cs="宋体"/>
          <w:color w:val="222222"/>
          <w:sz w:val="20"/>
          <w:szCs w:val="20"/>
          <w:shd w:val="clear" w:color="auto" w:fill="FFFFFF"/>
        </w:rPr>
        <w:t>.</w:t>
      </w:r>
    </w:p>
    <w:p w14:paraId="24ABAC49" w14:textId="77777777" w:rsidR="002150F0" w:rsidRDefault="00C81190">
      <w:pPr>
        <w:spacing w:beforeLines="100" w:before="312" w:line="360" w:lineRule="auto"/>
        <w:rPr>
          <w:rFonts w:ascii="宋体" w:eastAsia="宋体" w:hAnsi="宋体" w:cs="宋体"/>
          <w:color w:val="222222"/>
          <w:sz w:val="20"/>
          <w:szCs w:val="20"/>
          <w:shd w:val="clear" w:color="auto" w:fill="FFFFFF"/>
        </w:rPr>
      </w:pPr>
      <w:r>
        <w:rPr>
          <w:rFonts w:ascii="宋体" w:eastAsia="宋体" w:hAnsi="宋体" w:cs="宋体" w:hint="eastAsia"/>
          <w:color w:val="222222"/>
          <w:sz w:val="20"/>
          <w:szCs w:val="20"/>
          <w:shd w:val="clear" w:color="auto" w:fill="FFFFFF"/>
        </w:rPr>
        <w:t>[8] Miller, S., et al. Laboratory validation of a clinical metagenomic sequencing assay for pathogen detection in cerebrospinal fluid. Genome Res, 2019.</w:t>
      </w:r>
    </w:p>
    <w:p w14:paraId="68FD3160" w14:textId="77777777" w:rsidR="002150F0" w:rsidRDefault="00C81190">
      <w:pPr>
        <w:widowControl/>
        <w:spacing w:beforeLines="100" w:before="312"/>
        <w:jc w:val="left"/>
        <w:rPr>
          <w:rFonts w:ascii="宋体" w:eastAsia="宋体" w:hAnsi="宋体" w:cs="宋体"/>
          <w:color w:val="222222"/>
          <w:sz w:val="20"/>
          <w:szCs w:val="20"/>
          <w:shd w:val="clear" w:color="auto" w:fill="FFFFFF"/>
        </w:rPr>
      </w:pPr>
      <w:r>
        <w:rPr>
          <w:rFonts w:ascii="宋体" w:eastAsia="宋体" w:hAnsi="宋体" w:cs="宋体" w:hint="eastAsia"/>
          <w:color w:val="222222"/>
          <w:sz w:val="20"/>
          <w:szCs w:val="20"/>
          <w:shd w:val="clear" w:color="auto" w:fill="FFFFFF"/>
        </w:rPr>
        <w:t xml:space="preserve">[9] </w:t>
      </w:r>
      <w:proofErr w:type="spellStart"/>
      <w:proofErr w:type="gramStart"/>
      <w:r>
        <w:rPr>
          <w:rFonts w:ascii="宋体" w:eastAsia="宋体" w:hAnsi="宋体" w:cs="宋体" w:hint="eastAsia"/>
          <w:color w:val="222222"/>
          <w:sz w:val="20"/>
          <w:szCs w:val="20"/>
          <w:shd w:val="clear" w:color="auto" w:fill="FFFFFF"/>
        </w:rPr>
        <w:t>Langelier</w:t>
      </w:r>
      <w:proofErr w:type="spellEnd"/>
      <w:r>
        <w:rPr>
          <w:rFonts w:ascii="宋体" w:eastAsia="宋体" w:hAnsi="宋体" w:cs="宋体" w:hint="eastAsia"/>
          <w:color w:val="222222"/>
          <w:sz w:val="20"/>
          <w:szCs w:val="20"/>
          <w:shd w:val="clear" w:color="auto" w:fill="FFFFFF"/>
        </w:rPr>
        <w:t xml:space="preserve"> ,</w:t>
      </w:r>
      <w:proofErr w:type="gramEnd"/>
      <w:r>
        <w:rPr>
          <w:rFonts w:ascii="宋体" w:eastAsia="宋体" w:hAnsi="宋体" w:cs="宋体" w:hint="eastAsia"/>
          <w:color w:val="222222"/>
          <w:sz w:val="20"/>
          <w:szCs w:val="20"/>
          <w:shd w:val="clear" w:color="auto" w:fill="FFFFFF"/>
        </w:rPr>
        <w:t xml:space="preserve">C., et al. Integrating host response and unbiased microbe detection for lower respiratory tract infection diagnosis in critically ill adults. P Natl </w:t>
      </w:r>
      <w:proofErr w:type="spellStart"/>
      <w:r>
        <w:rPr>
          <w:rFonts w:ascii="宋体" w:eastAsia="宋体" w:hAnsi="宋体" w:cs="宋体" w:hint="eastAsia"/>
          <w:color w:val="222222"/>
          <w:sz w:val="20"/>
          <w:szCs w:val="20"/>
          <w:shd w:val="clear" w:color="auto" w:fill="FFFFFF"/>
        </w:rPr>
        <w:t>Acad</w:t>
      </w:r>
      <w:proofErr w:type="spellEnd"/>
      <w:r>
        <w:rPr>
          <w:rFonts w:ascii="宋体" w:eastAsia="宋体" w:hAnsi="宋体" w:cs="宋体" w:hint="eastAsia"/>
          <w:color w:val="222222"/>
          <w:sz w:val="20"/>
          <w:szCs w:val="20"/>
          <w:shd w:val="clear" w:color="auto" w:fill="FFFFFF"/>
        </w:rPr>
        <w:t xml:space="preserve"> of Sci USA, 2018, 115(52</w:t>
      </w:r>
      <w:proofErr w:type="gramStart"/>
      <w:r>
        <w:rPr>
          <w:rFonts w:ascii="宋体" w:eastAsia="宋体" w:hAnsi="宋体" w:cs="宋体" w:hint="eastAsia"/>
          <w:color w:val="222222"/>
          <w:sz w:val="20"/>
          <w:szCs w:val="20"/>
          <w:shd w:val="clear" w:color="auto" w:fill="FFFFFF"/>
        </w:rPr>
        <w:t>):E</w:t>
      </w:r>
      <w:proofErr w:type="gramEnd"/>
      <w:r>
        <w:rPr>
          <w:rFonts w:ascii="宋体" w:eastAsia="宋体" w:hAnsi="宋体" w:cs="宋体" w:hint="eastAsia"/>
          <w:color w:val="222222"/>
          <w:sz w:val="20"/>
          <w:szCs w:val="20"/>
          <w:shd w:val="clear" w:color="auto" w:fill="FFFFFF"/>
        </w:rPr>
        <w:t>12353-E12362.</w:t>
      </w:r>
    </w:p>
    <w:p w14:paraId="545C2D4E" w14:textId="77777777" w:rsidR="002150F0" w:rsidRDefault="002150F0">
      <w:pPr>
        <w:widowControl/>
        <w:spacing w:beforeLines="100" w:before="312"/>
        <w:jc w:val="left"/>
        <w:rPr>
          <w:rFonts w:ascii="宋体" w:eastAsia="宋体" w:hAnsi="宋体" w:cs="宋体"/>
          <w:color w:val="222222"/>
          <w:sz w:val="20"/>
          <w:szCs w:val="20"/>
          <w:shd w:val="clear" w:color="auto" w:fill="FFFFFF"/>
        </w:rPr>
      </w:pPr>
    </w:p>
    <w:p w14:paraId="6F42E5B8" w14:textId="77777777" w:rsidR="002150F0" w:rsidRDefault="002150F0">
      <w:pPr>
        <w:widowControl/>
        <w:spacing w:beforeLines="100" w:before="312"/>
        <w:jc w:val="left"/>
        <w:rPr>
          <w:rFonts w:ascii="宋体" w:eastAsia="宋体" w:hAnsi="宋体" w:cs="宋体"/>
          <w:color w:val="222222"/>
          <w:sz w:val="20"/>
          <w:szCs w:val="20"/>
          <w:shd w:val="clear" w:color="auto" w:fill="FFFFFF"/>
        </w:rPr>
      </w:pPr>
    </w:p>
    <w:p w14:paraId="7473C29F" w14:textId="77777777" w:rsidR="002150F0" w:rsidRDefault="002150F0">
      <w:pPr>
        <w:widowControl/>
        <w:spacing w:beforeLines="100" w:before="312"/>
        <w:jc w:val="left"/>
        <w:rPr>
          <w:rFonts w:ascii="宋体" w:eastAsia="宋体" w:hAnsi="宋体" w:cs="宋体"/>
          <w:color w:val="222222"/>
          <w:sz w:val="20"/>
          <w:szCs w:val="20"/>
          <w:shd w:val="clear" w:color="auto" w:fill="FFFFFF"/>
        </w:rPr>
      </w:pPr>
    </w:p>
    <w:p w14:paraId="17FE347E" w14:textId="77777777" w:rsidR="002150F0" w:rsidRDefault="002150F0">
      <w:pPr>
        <w:widowControl/>
        <w:spacing w:beforeLines="100" w:before="312"/>
        <w:jc w:val="left"/>
        <w:rPr>
          <w:rFonts w:ascii="宋体" w:eastAsia="宋体" w:hAnsi="宋体" w:cs="宋体"/>
          <w:color w:val="222222"/>
          <w:sz w:val="20"/>
          <w:szCs w:val="20"/>
          <w:shd w:val="clear" w:color="auto" w:fill="FFFFFF"/>
        </w:rPr>
        <w:sectPr w:rsidR="002150F0">
          <w:headerReference w:type="default" r:id="rId15"/>
          <w:footerReference w:type="default" r:id="rId16"/>
          <w:pgSz w:w="11906" w:h="16838"/>
          <w:pgMar w:top="1440" w:right="1080" w:bottom="1440" w:left="1080" w:header="907" w:footer="340" w:gutter="0"/>
          <w:pgNumType w:start="0"/>
          <w:cols w:space="425"/>
          <w:titlePg/>
          <w:docGrid w:type="lines" w:linePitch="312"/>
        </w:sectPr>
      </w:pPr>
    </w:p>
    <w:p w14:paraId="0E307A74" w14:textId="77777777" w:rsidR="002150F0" w:rsidRDefault="00C81190">
      <w:pPr>
        <w:widowControl/>
        <w:jc w:val="left"/>
        <w:rPr>
          <w:rFonts w:ascii="宋体" w:eastAsia="宋体" w:hAnsi="宋体" w:cs="宋体"/>
        </w:rPr>
      </w:pPr>
      <w:ins w:id="413" w:author="serena" w:date="2021-02-07T11:28:00Z">
        <w:r>
          <w:rPr>
            <w:rFonts w:ascii="宋体" w:eastAsia="宋体" w:hAnsi="宋体" w:cs="宋体" w:hint="eastAsia"/>
            <w:noProof/>
          </w:rPr>
          <w:lastRenderedPageBreak/>
          <w:drawing>
            <wp:inline distT="0" distB="0" distL="114300" distR="114300" wp14:anchorId="10F085CC" wp14:editId="7649A558">
              <wp:extent cx="6188075" cy="8752205"/>
              <wp:effectExtent l="0" t="0" r="3175" b="10795"/>
              <wp:docPr id="5" name="图片 5" descr="b6dc43c7d387bb3de856f77048fa1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6dc43c7d387bb3de856f77048fa1e8"/>
                      <pic:cNvPicPr>
                        <a:picLocks noChangeAspect="1"/>
                      </pic:cNvPicPr>
                    </pic:nvPicPr>
                    <pic:blipFill>
                      <a:blip r:embed="rId17"/>
                      <a:stretch>
                        <a:fillRect/>
                      </a:stretch>
                    </pic:blipFill>
                    <pic:spPr>
                      <a:xfrm>
                        <a:off x="0" y="0"/>
                        <a:ext cx="6188075" cy="8752205"/>
                      </a:xfrm>
                      <a:prstGeom prst="rect">
                        <a:avLst/>
                      </a:prstGeom>
                    </pic:spPr>
                  </pic:pic>
                </a:graphicData>
              </a:graphic>
            </wp:inline>
          </w:drawing>
        </w:r>
      </w:ins>
      <w:del w:id="414" w:author="serena" w:date="2021-02-07T11:28:00Z">
        <w:r>
          <w:rPr>
            <w:rFonts w:ascii="宋体" w:eastAsia="宋体" w:hAnsi="宋体" w:cs="宋体" w:hint="eastAsia"/>
            <w:noProof/>
          </w:rPr>
          <w:drawing>
            <wp:anchor distT="0" distB="0" distL="114300" distR="114300" simplePos="0" relativeHeight="253224960" behindDoc="0" locked="0" layoutInCell="1" allowOverlap="1" wp14:anchorId="025910B1" wp14:editId="2DE2032F">
              <wp:simplePos x="0" y="0"/>
              <wp:positionH relativeFrom="column">
                <wp:posOffset>-686435</wp:posOffset>
              </wp:positionH>
              <wp:positionV relativeFrom="paragraph">
                <wp:posOffset>-923290</wp:posOffset>
              </wp:positionV>
              <wp:extent cx="7602855" cy="10753090"/>
              <wp:effectExtent l="0" t="0" r="17145" b="10160"/>
              <wp:wrapNone/>
              <wp:docPr id="3" name="图片 3" descr="/Users/daisy/Downloads/封底.JPG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daisy/Downloads/封底.JPG封底"/>
                      <pic:cNvPicPr>
                        <a:picLocks noChangeAspect="1"/>
                      </pic:cNvPicPr>
                    </pic:nvPicPr>
                    <pic:blipFill>
                      <a:blip r:embed="rId18"/>
                      <a:srcRect/>
                      <a:stretch>
                        <a:fillRect/>
                      </a:stretch>
                    </pic:blipFill>
                    <pic:spPr>
                      <a:xfrm>
                        <a:off x="0" y="0"/>
                        <a:ext cx="7602855" cy="10753090"/>
                      </a:xfrm>
                      <a:prstGeom prst="rect">
                        <a:avLst/>
                      </a:prstGeom>
                    </pic:spPr>
                  </pic:pic>
                </a:graphicData>
              </a:graphic>
            </wp:anchor>
          </w:drawing>
        </w:r>
      </w:del>
    </w:p>
    <w:sectPr w:rsidR="002150F0">
      <w:headerReference w:type="default" r:id="rId19"/>
      <w:footerReference w:type="default" r:id="rId20"/>
      <w:footerReference w:type="first" r:id="rId21"/>
      <w:pgSz w:w="11906" w:h="16838"/>
      <w:pgMar w:top="1440" w:right="1080" w:bottom="1440" w:left="1080" w:header="907"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680D0" w14:textId="77777777" w:rsidR="00837EEC" w:rsidRDefault="00837EEC">
      <w:r>
        <w:separator/>
      </w:r>
    </w:p>
  </w:endnote>
  <w:endnote w:type="continuationSeparator" w:id="0">
    <w:p w14:paraId="187F9D6B" w14:textId="77777777" w:rsidR="00837EEC" w:rsidRDefault="00837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06204" w14:textId="77777777" w:rsidR="002150F0" w:rsidRDefault="00C81190">
    <w:pPr>
      <w:pStyle w:val="a7"/>
      <w:spacing w:line="276" w:lineRule="auto"/>
      <w:rPr>
        <w:rFonts w:ascii="宋体" w:eastAsia="宋体" w:hAnsi="宋体" w:cs="宋体"/>
        <w:b/>
        <w:sz w:val="21"/>
        <w:szCs w:val="21"/>
      </w:rPr>
    </w:pPr>
    <w:r>
      <w:rPr>
        <w:rFonts w:ascii="宋体" w:eastAsia="宋体" w:hAnsi="宋体" w:cs="宋体" w:hint="eastAsia"/>
        <w:b/>
        <w:sz w:val="21"/>
        <w:szCs w:val="21"/>
      </w:rPr>
      <w:t>样本编号： -</w:t>
    </w:r>
    <w:r>
      <w:rPr>
        <w:rFonts w:ascii="宋体" w:eastAsia="宋体" w:hAnsi="宋体" w:cs="宋体" w:hint="eastAsia"/>
        <w:b/>
        <w:sz w:val="21"/>
        <w:szCs w:val="21"/>
      </w:rPr>
      <w:ptab w:relativeTo="margin" w:alignment="center" w:leader="none"/>
    </w:r>
    <w:r>
      <w:rPr>
        <w:rFonts w:ascii="宋体" w:eastAsia="宋体" w:hAnsi="宋体" w:cs="宋体" w:hint="eastAsia"/>
        <w:b/>
        <w:sz w:val="21"/>
        <w:szCs w:val="21"/>
      </w:rPr>
      <w:t>送检日期：-</w:t>
    </w:r>
    <w:r>
      <w:rPr>
        <w:rFonts w:ascii="宋体" w:eastAsia="宋体" w:hAnsi="宋体" w:cs="宋体" w:hint="eastAsia"/>
        <w:b/>
        <w:sz w:val="21"/>
        <w:szCs w:val="21"/>
      </w:rPr>
      <w:ptab w:relativeTo="margin" w:alignment="right" w:leader="none"/>
    </w:r>
    <w:r>
      <w:rPr>
        <w:rFonts w:ascii="宋体" w:eastAsia="宋体" w:hAnsi="宋体" w:cs="宋体" w:hint="eastAsia"/>
        <w:b/>
        <w:sz w:val="21"/>
        <w:szCs w:val="21"/>
      </w:rPr>
      <w:t>姓名：</w:t>
    </w:r>
    <w:r>
      <w:rPr>
        <w:rFonts w:ascii="宋体" w:eastAsia="宋体" w:hAnsi="宋体" w:cs="宋体" w:hint="eastAsia"/>
        <w:b/>
        <w:noProof/>
        <w:sz w:val="21"/>
        <w:szCs w:val="21"/>
      </w:rPr>
      <mc:AlternateContent>
        <mc:Choice Requires="wps">
          <w:drawing>
            <wp:anchor distT="0" distB="0" distL="114300" distR="114300" simplePos="0" relativeHeight="251664384" behindDoc="0" locked="0" layoutInCell="1" allowOverlap="1" wp14:anchorId="701FC867" wp14:editId="0E57FB87">
              <wp:simplePos x="0" y="0"/>
              <wp:positionH relativeFrom="column">
                <wp:posOffset>-15875</wp:posOffset>
              </wp:positionH>
              <wp:positionV relativeFrom="paragraph">
                <wp:posOffset>-152400</wp:posOffset>
              </wp:positionV>
              <wp:extent cx="6241415" cy="0"/>
              <wp:effectExtent l="0" t="0" r="26670" b="19050"/>
              <wp:wrapNone/>
              <wp:docPr id="1" name="直接连接符 1"/>
              <wp:cNvGraphicFramePr/>
              <a:graphic xmlns:a="http://schemas.openxmlformats.org/drawingml/2006/main">
                <a:graphicData uri="http://schemas.microsoft.com/office/word/2010/wordprocessingShape">
                  <wps:wsp>
                    <wps:cNvCnPr/>
                    <wps:spPr>
                      <a:xfrm>
                        <a:off x="0" y="0"/>
                        <a:ext cx="62413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FC089" id="直接连接符 1"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1.25pt,-12pt" to="490.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" strokecolor="black [3040]"/>
          </w:pict>
        </mc:Fallback>
      </mc:AlternateContent>
    </w:r>
    <w:r>
      <w:rPr>
        <w:rFonts w:ascii="宋体" w:eastAsia="宋体" w:hAnsi="宋体" w:cs="宋体" w:hint="eastAsia"/>
        <w:b/>
        <w:sz w:val="21"/>
        <w:szCs w:val="21"/>
      </w:rPr>
      <w:t>-</w:t>
    </w:r>
  </w:p>
  <w:p w14:paraId="190CED86" w14:textId="77777777" w:rsidR="002150F0" w:rsidRDefault="00C81190">
    <w:pPr>
      <w:pStyle w:val="a7"/>
      <w:spacing w:line="276" w:lineRule="auto"/>
      <w:jc w:val="center"/>
      <w:rPr>
        <w:rFonts w:ascii="宋体" w:eastAsia="宋体" w:hAnsi="宋体" w:cs="宋体"/>
        <w:sz w:val="21"/>
        <w:szCs w:val="21"/>
      </w:rPr>
    </w:pPr>
    <w:r>
      <w:rPr>
        <w:noProof/>
        <w:sz w:val="21"/>
      </w:rPr>
      <mc:AlternateContent>
        <mc:Choice Requires="wps">
          <w:drawing>
            <wp:anchor distT="0" distB="0" distL="114300" distR="114300" simplePos="0" relativeHeight="251665408" behindDoc="0" locked="0" layoutInCell="1" allowOverlap="1" wp14:anchorId="605910EE" wp14:editId="53EB5EB7">
              <wp:simplePos x="0" y="0"/>
              <wp:positionH relativeFrom="margin">
                <wp:posOffset>2822575</wp:posOffset>
              </wp:positionH>
              <wp:positionV relativeFrom="paragraph">
                <wp:posOffset>25400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44BF09" w14:textId="77777777" w:rsidR="002150F0" w:rsidRDefault="00C81190">
                          <w:pPr>
                            <w:pStyle w:val="a7"/>
                            <w:rPr>
                              <w:rFonts w:ascii="宋体" w:eastAsia="宋体" w:hAnsi="宋体" w:cs="宋体"/>
                            </w:rPr>
                          </w:pPr>
                          <w:r>
                            <w:rPr>
                              <w:rFonts w:ascii="宋体" w:eastAsia="宋体" w:hAnsi="宋体" w:cs="宋体" w:hint="eastAsia"/>
                            </w:rPr>
                            <w:t xml:space="preserve">第 </w:t>
                          </w: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r>
                            <w:rPr>
                              <w:rFonts w:ascii="宋体" w:eastAsia="宋体" w:hAnsi="宋体" w:cs="宋体"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5910EE" id="_x0000_t202" coordsize="21600,21600" o:spt="202" path="m,l,21600r21600,l21600,xe">
              <v:stroke joinstyle="miter"/>
              <v:path gradientshapeok="t" o:connecttype="rect"/>
            </v:shapetype>
            <v:shape id="文本框 13" o:spid="_x0000_s1026" type="#_x0000_t202" style="position:absolute;left:0;text-align:left;margin-left:222.25pt;margin-top:2pt;width:2in;height:2in;z-index:251665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" filled="f" stroked="f" strokeweight=".5pt">
              <v:textbox style="mso-fit-shape-to-text:t" inset="0,0,0,0">
                <w:txbxContent>
                  <w:p w14:paraId="1844BF09" w14:textId="77777777" w:rsidR="002150F0" w:rsidRDefault="00C81190">
                    <w:pPr>
                      <w:pStyle w:val="a7"/>
                      <w:rPr>
                        <w:rFonts w:ascii="宋体" w:eastAsia="宋体" w:hAnsi="宋体" w:cs="宋体"/>
                      </w:rPr>
                    </w:pPr>
                    <w:r>
                      <w:rPr>
                        <w:rFonts w:ascii="宋体" w:eastAsia="宋体" w:hAnsi="宋体" w:cs="宋体" w:hint="eastAsia"/>
                      </w:rPr>
                      <w:t>第</w:t>
                    </w:r>
                    <w:r>
                      <w:rPr>
                        <w:rFonts w:ascii="宋体" w:eastAsia="宋体" w:hAnsi="宋体" w:cs="宋体" w:hint="eastAsia"/>
                      </w:rPr>
                      <w:t xml:space="preserve"> </w:t>
                    </w: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r>
                      <w:rPr>
                        <w:rFonts w:ascii="宋体" w:eastAsia="宋体" w:hAnsi="宋体" w:cs="宋体" w:hint="eastAsia"/>
                      </w:rPr>
                      <w:t xml:space="preserve"> </w:t>
                    </w:r>
                    <w:r>
                      <w:rPr>
                        <w:rFonts w:ascii="宋体" w:eastAsia="宋体" w:hAnsi="宋体" w:cs="宋体" w:hint="eastAsia"/>
                      </w:rPr>
                      <w:t>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F871B" w14:textId="77777777" w:rsidR="002150F0" w:rsidRDefault="00C81190">
    <w:pPr>
      <w:pStyle w:val="a7"/>
      <w:spacing w:line="276" w:lineRule="auto"/>
      <w:rPr>
        <w:rFonts w:ascii="微软雅黑" w:eastAsia="微软雅黑" w:hAnsi="微软雅黑"/>
        <w:b/>
        <w:sz w:val="21"/>
        <w:szCs w:val="21"/>
      </w:rPr>
    </w:pPr>
    <w:r>
      <w:rPr>
        <w:noProof/>
        <w:sz w:val="21"/>
      </w:rPr>
      <mc:AlternateContent>
        <mc:Choice Requires="wps">
          <w:drawing>
            <wp:anchor distT="0" distB="0" distL="114300" distR="114300" simplePos="0" relativeHeight="251666432" behindDoc="0" locked="0" layoutInCell="1" allowOverlap="1" wp14:anchorId="3588954A" wp14:editId="53D40CDA">
              <wp:simplePos x="0" y="0"/>
              <wp:positionH relativeFrom="margin">
                <wp:align>left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7B3C5B" w14:textId="77777777" w:rsidR="002150F0" w:rsidRDefault="00C81190">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88954A" id="_x0000_t202" coordsize="21600,21600" o:spt="202" path="m,l,21600r21600,l21600,xe">
              <v:stroke joinstyle="miter"/>
              <v:path gradientshapeok="t" o:connecttype="rect"/>
            </v:shapetype>
            <v:shape id="文本框 14" o:spid="_x0000_s1027" type="#_x0000_t202" style="position:absolute;margin-left:0;margin-top:0;width:2in;height:2in;z-index:25166643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l5ZQIAABM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dD4sZdLajZocaBhS6KXFy3acCliuhYBa4HWYdXT&#10;FQ5tCHTTTuJsReHz3+4zHtMKLWcd1qzmDu8AZ+aNwxTnjRyFMArLUXB39ozQg0M8IV4WEQYhmVHU&#10;gexH7P8ix4BKOIlINU+jeJaGVcf7IdViUUDYOy/SpbvxMrsuPfeLu4RRKhOWuRmY2HGGzSszunsl&#10;8mr//l9Q92/Z/B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alwl5ZQIAABMFAAAOAAAAAAAAAAAAAAAAAC4CAABkcnMvZTJvRG9j&#10;LnhtbFBLAQItABQABgAIAAAAIQBxqtG51wAAAAUBAAAPAAAAAAAAAAAAAAAAAL8EAABkcnMvZG93&#10;bnJldi54bWxQSwUGAAAAAAQABADzAAAAwwUAAAAA&#10;" filled="f" stroked="f" strokeweight=".5pt">
              <v:textbox style="mso-fit-shape-to-text:t" inset="0,0,0,0">
                <w:txbxContent>
                  <w:p w14:paraId="587B3C5B" w14:textId="77777777" w:rsidR="002150F0" w:rsidRDefault="00C81190">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r>
                      <w:rPr>
                        <w:rFonts w:hint="eastAsia"/>
                      </w:rPr>
                      <w:t xml:space="preserve"> </w:t>
                    </w:r>
                    <w:r>
                      <w:rPr>
                        <w:rFonts w:hint="eastAsia"/>
                      </w:rPr>
                      <w:t>页</w:t>
                    </w:r>
                  </w:p>
                </w:txbxContent>
              </v:textbox>
              <w10:wrap anchorx="margin"/>
            </v:shape>
          </w:pict>
        </mc:Fallback>
      </mc:AlternateContent>
    </w:r>
    <w:r>
      <w:rPr>
        <w:rFonts w:ascii="微软雅黑" w:eastAsia="微软雅黑" w:hAnsi="微软雅黑" w:hint="eastAsia"/>
        <w:b/>
        <w:noProof/>
        <w:sz w:val="21"/>
        <w:szCs w:val="21"/>
      </w:rPr>
      <mc:AlternateContent>
        <mc:Choice Requires="wps">
          <w:drawing>
            <wp:anchor distT="0" distB="0" distL="114300" distR="114300" simplePos="0" relativeHeight="251661312" behindDoc="0" locked="0" layoutInCell="1" allowOverlap="1" wp14:anchorId="08FDE04A" wp14:editId="0E92293D">
              <wp:simplePos x="0" y="0"/>
              <wp:positionH relativeFrom="column">
                <wp:posOffset>-15875</wp:posOffset>
              </wp:positionH>
              <wp:positionV relativeFrom="paragraph">
                <wp:posOffset>-152400</wp:posOffset>
              </wp:positionV>
              <wp:extent cx="6241415" cy="0"/>
              <wp:effectExtent l="0" t="0" r="26670" b="19050"/>
              <wp:wrapNone/>
              <wp:docPr id="11" name="直接连接符 11"/>
              <wp:cNvGraphicFramePr/>
              <a:graphic xmlns:a="http://schemas.openxmlformats.org/drawingml/2006/main">
                <a:graphicData uri="http://schemas.microsoft.com/office/word/2010/wordprocessingShape">
                  <wps:wsp>
                    <wps:cNvCnPr/>
                    <wps:spPr>
                      <a:xfrm>
                        <a:off x="0" y="0"/>
                        <a:ext cx="62413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FF8A90" id="直接连接符 11"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25pt,-12pt" to="490.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" strokecolor="black [3040]"/>
          </w:pict>
        </mc:Fallback>
      </mc:AlternateContent>
    </w:r>
    <w:r>
      <w:rPr>
        <w:rFonts w:ascii="微软雅黑" w:eastAsia="微软雅黑" w:hAnsi="微软雅黑" w:hint="eastAsia"/>
        <w:b/>
        <w:sz w:val="21"/>
        <w:szCs w:val="21"/>
      </w:rPr>
      <w:t>样本编号：RP2019100001</w:t>
    </w:r>
    <w:r>
      <w:rPr>
        <w:rFonts w:ascii="微软雅黑" w:eastAsia="微软雅黑" w:hAnsi="微软雅黑"/>
        <w:b/>
        <w:sz w:val="21"/>
        <w:szCs w:val="21"/>
      </w:rPr>
      <w:ptab w:relativeTo="margin" w:alignment="center" w:leader="none"/>
    </w:r>
    <w:r>
      <w:rPr>
        <w:rFonts w:ascii="微软雅黑" w:eastAsia="微软雅黑" w:hAnsi="微软雅黑" w:hint="eastAsia"/>
        <w:b/>
        <w:sz w:val="21"/>
        <w:szCs w:val="21"/>
      </w:rPr>
      <w:t>送检日期：2019.6.24</w:t>
    </w:r>
    <w:r>
      <w:rPr>
        <w:rFonts w:ascii="微软雅黑" w:eastAsia="微软雅黑" w:hAnsi="微软雅黑"/>
        <w:b/>
        <w:sz w:val="21"/>
        <w:szCs w:val="21"/>
      </w:rPr>
      <w:ptab w:relativeTo="margin" w:alignment="right" w:leader="none"/>
    </w:r>
    <w:r>
      <w:rPr>
        <w:rFonts w:ascii="微软雅黑" w:eastAsia="微软雅黑" w:hAnsi="微软雅黑" w:hint="eastAsia"/>
        <w:b/>
        <w:sz w:val="21"/>
        <w:szCs w:val="21"/>
      </w:rPr>
      <w:t>姓名：某某</w:t>
    </w:r>
    <w:proofErr w:type="gramStart"/>
    <w:r>
      <w:rPr>
        <w:rFonts w:ascii="微软雅黑" w:eastAsia="微软雅黑" w:hAnsi="微软雅黑" w:hint="eastAsia"/>
        <w:b/>
        <w:sz w:val="21"/>
        <w:szCs w:val="21"/>
      </w:rPr>
      <w:t>某</w:t>
    </w:r>
    <w:proofErr w:type="gramEnd"/>
  </w:p>
  <w:p w14:paraId="0A7F0315" w14:textId="77777777" w:rsidR="002150F0" w:rsidRDefault="002150F0">
    <w:pPr>
      <w:pStyle w:val="a7"/>
      <w:spacing w:line="276" w:lineRule="auto"/>
      <w:rPr>
        <w:rFonts w:ascii="微软雅黑" w:eastAsia="微软雅黑" w:hAnsi="微软雅黑"/>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DCE51" w14:textId="77777777" w:rsidR="002150F0" w:rsidRDefault="002150F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7DAD4" w14:textId="77777777" w:rsidR="00837EEC" w:rsidRDefault="00837EEC">
      <w:r>
        <w:separator/>
      </w:r>
    </w:p>
  </w:footnote>
  <w:footnote w:type="continuationSeparator" w:id="0">
    <w:p w14:paraId="3DAE154D" w14:textId="77777777" w:rsidR="00837EEC" w:rsidRDefault="00837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65867" w14:textId="77777777" w:rsidR="002150F0" w:rsidRDefault="00C81190">
    <w:pPr>
      <w:pStyle w:val="a9"/>
      <w:rPr>
        <w:rFonts w:ascii="宋体" w:eastAsia="宋体" w:hAnsi="宋体" w:cs="宋体"/>
        <w:b/>
        <w:color w:val="E36C0A" w:themeColor="accent6" w:themeShade="BF"/>
        <w:sz w:val="24"/>
        <w:szCs w:val="24"/>
      </w:rPr>
    </w:pPr>
    <w:r>
      <w:rPr>
        <w:rFonts w:hint="eastAsia"/>
        <w:noProof/>
        <w:sz w:val="24"/>
        <w:szCs w:val="24"/>
      </w:rPr>
      <w:drawing>
        <wp:anchor distT="0" distB="0" distL="114300" distR="114300" simplePos="0" relativeHeight="251663360" behindDoc="0" locked="0" layoutInCell="1" allowOverlap="1" wp14:anchorId="16B2F1AD" wp14:editId="69EE2574">
          <wp:simplePos x="0" y="0"/>
          <wp:positionH relativeFrom="column">
            <wp:posOffset>-109220</wp:posOffset>
          </wp:positionH>
          <wp:positionV relativeFrom="paragraph">
            <wp:posOffset>-125730</wp:posOffset>
          </wp:positionV>
          <wp:extent cx="1366520" cy="447040"/>
          <wp:effectExtent l="0" t="0" r="5080" b="10160"/>
          <wp:wrapNone/>
          <wp:docPr id="2" name="图片 2" descr="C:\Users\ry\Desktop\橙-锐明微.png橙-锐明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ry\Desktop\橙-锐明微.png橙-锐明微"/>
                  <pic:cNvPicPr>
                    <a:picLocks noChangeAspect="1"/>
                  </pic:cNvPicPr>
                </pic:nvPicPr>
                <pic:blipFill>
                  <a:blip r:embed="rId1"/>
                  <a:srcRect/>
                  <a:stretch>
                    <a:fillRect/>
                  </a:stretch>
                </pic:blipFill>
                <pic:spPr>
                  <a:xfrm>
                    <a:off x="0" y="0"/>
                    <a:ext cx="1366520" cy="447040"/>
                  </a:xfrm>
                  <a:prstGeom prst="rect">
                    <a:avLst/>
                  </a:prstGeom>
                </pic:spPr>
              </pic:pic>
            </a:graphicData>
          </a:graphic>
        </wp:anchor>
      </w:drawing>
    </w:r>
    <w:r>
      <w:rPr>
        <w:rFonts w:ascii="宋体" w:eastAsia="宋体" w:hAnsi="宋体" w:cs="宋体" w:hint="eastAsia"/>
        <w:color w:val="E36C0A" w:themeColor="accent6" w:themeShade="BF"/>
        <w:sz w:val="24"/>
        <w:szCs w:val="24"/>
      </w:rPr>
      <w:t xml:space="preserve">                                   </w:t>
    </w:r>
    <w:r>
      <w:rPr>
        <w:rFonts w:ascii="宋体" w:eastAsia="宋体" w:hAnsi="宋体" w:cs="宋体" w:hint="eastAsia"/>
        <w:b/>
        <w:color w:val="E36C0A" w:themeColor="accent6" w:themeShade="BF"/>
        <w:sz w:val="24"/>
        <w:szCs w:val="24"/>
      </w:rPr>
      <w:t xml:space="preserve">         </w:t>
    </w:r>
    <w:proofErr w:type="gramStart"/>
    <w:r>
      <w:rPr>
        <w:rFonts w:ascii="宋体" w:eastAsia="宋体" w:hAnsi="宋体" w:cs="宋体" w:hint="eastAsia"/>
        <w:b/>
        <w:color w:val="E36C0A" w:themeColor="accent6" w:themeShade="BF"/>
        <w:sz w:val="24"/>
        <w:szCs w:val="24"/>
      </w:rPr>
      <w:t>锐明微</w:t>
    </w:r>
    <w:proofErr w:type="gramEnd"/>
    <w:r>
      <w:rPr>
        <w:rFonts w:ascii="宋体" w:eastAsia="宋体" w:hAnsi="宋体" w:cs="宋体" w:hint="eastAsia"/>
        <w:b/>
        <w:color w:val="E36C0A" w:themeColor="accent6" w:themeShade="BF"/>
        <w:sz w:val="24"/>
        <w:szCs w:val="24"/>
        <w:vertAlign w:val="superscript"/>
      </w:rPr>
      <w:t>TM</w:t>
    </w:r>
    <w:r>
      <w:rPr>
        <w:rFonts w:ascii="宋体" w:eastAsia="宋体" w:hAnsi="宋体" w:cs="宋体" w:hint="eastAsia"/>
        <w:b/>
        <w:color w:val="E36C0A" w:themeColor="accent6" w:themeShade="BF"/>
        <w:sz w:val="24"/>
        <w:szCs w:val="24"/>
      </w:rPr>
      <w:t>病原微生物高通量测序检测服务</w:t>
    </w:r>
  </w:p>
  <w:p w14:paraId="0A8A2DDB" w14:textId="77777777" w:rsidR="002150F0" w:rsidRDefault="002150F0">
    <w:pPr>
      <w:pStyle w:val="a9"/>
      <w:rPr>
        <w:rFonts w:asciiTheme="majorEastAsia" w:eastAsiaTheme="majorEastAsia" w:hAnsiTheme="majorEastAsia"/>
        <w:b/>
        <w:color w:val="00469C"/>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9FA1E" w14:textId="77777777" w:rsidR="002150F0" w:rsidRDefault="00C81190">
    <w:pPr>
      <w:pStyle w:val="a9"/>
      <w:rPr>
        <w:rFonts w:ascii="微软雅黑" w:eastAsia="微软雅黑" w:hAnsi="微软雅黑"/>
        <w:b/>
        <w:color w:val="00469C"/>
        <w:sz w:val="24"/>
        <w:szCs w:val="24"/>
      </w:rPr>
    </w:pPr>
    <w:r>
      <w:rPr>
        <w:rFonts w:hint="eastAsia"/>
        <w:noProof/>
        <w:sz w:val="24"/>
        <w:szCs w:val="24"/>
      </w:rPr>
      <w:drawing>
        <wp:anchor distT="0" distB="0" distL="114300" distR="114300" simplePos="0" relativeHeight="251660288" behindDoc="0" locked="0" layoutInCell="1" allowOverlap="1" wp14:anchorId="079D6DAC" wp14:editId="3D851522">
          <wp:simplePos x="0" y="0"/>
          <wp:positionH relativeFrom="column">
            <wp:posOffset>-119380</wp:posOffset>
          </wp:positionH>
          <wp:positionV relativeFrom="paragraph">
            <wp:posOffset>-197485</wp:posOffset>
          </wp:positionV>
          <wp:extent cx="1386205" cy="59055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86221" cy="590550"/>
                  </a:xfrm>
                  <a:prstGeom prst="rect">
                    <a:avLst/>
                  </a:prstGeom>
                </pic:spPr>
              </pic:pic>
            </a:graphicData>
          </a:graphic>
        </wp:anchor>
      </w:drawing>
    </w:r>
    <w:r>
      <w:rPr>
        <w:rFonts w:hint="eastAsia"/>
        <w:sz w:val="24"/>
        <w:szCs w:val="24"/>
      </w:rPr>
      <w:t xml:space="preserve">                                   </w:t>
    </w:r>
    <w:r>
      <w:rPr>
        <w:rFonts w:hint="eastAsia"/>
        <w:b/>
        <w:sz w:val="24"/>
        <w:szCs w:val="24"/>
      </w:rPr>
      <w:t xml:space="preserve"> </w:t>
    </w:r>
    <w:proofErr w:type="spellStart"/>
    <w:r>
      <w:rPr>
        <w:rFonts w:ascii="微软雅黑" w:eastAsia="微软雅黑" w:hAnsi="微软雅黑" w:hint="eastAsia"/>
        <w:b/>
        <w:color w:val="00469C"/>
        <w:sz w:val="24"/>
        <w:szCs w:val="24"/>
      </w:rPr>
      <w:t>RealPathogen</w:t>
    </w:r>
    <w:r>
      <w:rPr>
        <w:rFonts w:ascii="微软雅黑" w:eastAsia="微软雅黑" w:hAnsi="微软雅黑" w:hint="eastAsia"/>
        <w:b/>
        <w:color w:val="00469C"/>
        <w:sz w:val="24"/>
        <w:szCs w:val="24"/>
        <w:vertAlign w:val="superscript"/>
      </w:rPr>
      <w:t>TM</w:t>
    </w:r>
    <w:proofErr w:type="spellEnd"/>
    <w:r>
      <w:rPr>
        <w:rFonts w:ascii="微软雅黑" w:eastAsia="微软雅黑" w:hAnsi="微软雅黑" w:hint="eastAsia"/>
        <w:b/>
        <w:color w:val="00469C"/>
        <w:sz w:val="24"/>
        <w:szCs w:val="24"/>
      </w:rPr>
      <w:t>病原微生物高通量测序检测服务</w:t>
    </w:r>
  </w:p>
  <w:p w14:paraId="083D4019" w14:textId="77777777" w:rsidR="002150F0" w:rsidRDefault="002150F0">
    <w:pPr>
      <w:pStyle w:val="a9"/>
      <w:rPr>
        <w:rFonts w:asciiTheme="majorEastAsia" w:eastAsiaTheme="majorEastAsia" w:hAnsiTheme="majorEastAsia"/>
        <w:b/>
        <w:color w:val="0046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CF6F1F"/>
    <w:multiLevelType w:val="multilevel"/>
    <w:tmpl w:val="7FCF6F1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余 蓓">
    <w15:presenceInfo w15:providerId="Windows Live" w15:userId="145fb52afe22abb9"/>
  </w15:person>
  <w15:person w15:author="yong sun">
    <w15:presenceInfo w15:providerId="Windows Live" w15:userId="97ae6cd8ef8983bc"/>
  </w15:person>
  <w15:person w15:author="立俊 朱">
    <w15:presenceInfo w15:providerId="Windows Live" w15:userId="2b5b04e5b5510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3EC"/>
    <w:rsid w:val="BF8D1C01"/>
    <w:rsid w:val="DB5D4D43"/>
    <w:rsid w:val="FBABAA0C"/>
    <w:rsid w:val="0004044C"/>
    <w:rsid w:val="0004369F"/>
    <w:rsid w:val="00056C34"/>
    <w:rsid w:val="000821CC"/>
    <w:rsid w:val="0009713D"/>
    <w:rsid w:val="000B6590"/>
    <w:rsid w:val="00100268"/>
    <w:rsid w:val="001009D5"/>
    <w:rsid w:val="00102713"/>
    <w:rsid w:val="00102714"/>
    <w:rsid w:val="0010579B"/>
    <w:rsid w:val="00107857"/>
    <w:rsid w:val="00107EEB"/>
    <w:rsid w:val="001214FD"/>
    <w:rsid w:val="00133FD6"/>
    <w:rsid w:val="001355B5"/>
    <w:rsid w:val="00162A8D"/>
    <w:rsid w:val="00172CCF"/>
    <w:rsid w:val="00176A82"/>
    <w:rsid w:val="00180D05"/>
    <w:rsid w:val="00187E4C"/>
    <w:rsid w:val="001A09D7"/>
    <w:rsid w:val="001A7411"/>
    <w:rsid w:val="001B33EE"/>
    <w:rsid w:val="001B399A"/>
    <w:rsid w:val="001E49AD"/>
    <w:rsid w:val="002123DD"/>
    <w:rsid w:val="002130F4"/>
    <w:rsid w:val="002150F0"/>
    <w:rsid w:val="00222025"/>
    <w:rsid w:val="00223F8B"/>
    <w:rsid w:val="002848BF"/>
    <w:rsid w:val="002A57C5"/>
    <w:rsid w:val="002C665F"/>
    <w:rsid w:val="002F33BE"/>
    <w:rsid w:val="003220F9"/>
    <w:rsid w:val="003267DE"/>
    <w:rsid w:val="0034695B"/>
    <w:rsid w:val="00364D80"/>
    <w:rsid w:val="003714E9"/>
    <w:rsid w:val="003749AB"/>
    <w:rsid w:val="0039075E"/>
    <w:rsid w:val="00396F9D"/>
    <w:rsid w:val="003B5380"/>
    <w:rsid w:val="003D5049"/>
    <w:rsid w:val="00404C83"/>
    <w:rsid w:val="00407E01"/>
    <w:rsid w:val="00411595"/>
    <w:rsid w:val="00430849"/>
    <w:rsid w:val="0044640A"/>
    <w:rsid w:val="004476AD"/>
    <w:rsid w:val="00466EC5"/>
    <w:rsid w:val="0048732F"/>
    <w:rsid w:val="004A060C"/>
    <w:rsid w:val="004C0930"/>
    <w:rsid w:val="004C616C"/>
    <w:rsid w:val="004D1D76"/>
    <w:rsid w:val="004D2181"/>
    <w:rsid w:val="004F2B2B"/>
    <w:rsid w:val="00500403"/>
    <w:rsid w:val="005119BD"/>
    <w:rsid w:val="0051465E"/>
    <w:rsid w:val="005151D9"/>
    <w:rsid w:val="00516575"/>
    <w:rsid w:val="00530C72"/>
    <w:rsid w:val="005361C6"/>
    <w:rsid w:val="00554B22"/>
    <w:rsid w:val="00561379"/>
    <w:rsid w:val="005706BA"/>
    <w:rsid w:val="00570716"/>
    <w:rsid w:val="005830F9"/>
    <w:rsid w:val="00585EB6"/>
    <w:rsid w:val="00590CC4"/>
    <w:rsid w:val="005A05A4"/>
    <w:rsid w:val="005B037D"/>
    <w:rsid w:val="005B23D3"/>
    <w:rsid w:val="005C2170"/>
    <w:rsid w:val="005C2F5D"/>
    <w:rsid w:val="005D2DE9"/>
    <w:rsid w:val="005F02E9"/>
    <w:rsid w:val="00602B82"/>
    <w:rsid w:val="006109AE"/>
    <w:rsid w:val="00610CA7"/>
    <w:rsid w:val="00611E97"/>
    <w:rsid w:val="00640D3B"/>
    <w:rsid w:val="00654E7D"/>
    <w:rsid w:val="006860F1"/>
    <w:rsid w:val="00686BD8"/>
    <w:rsid w:val="00690045"/>
    <w:rsid w:val="00694A4F"/>
    <w:rsid w:val="00696429"/>
    <w:rsid w:val="00696F07"/>
    <w:rsid w:val="006A77FB"/>
    <w:rsid w:val="006B0358"/>
    <w:rsid w:val="006C2713"/>
    <w:rsid w:val="006E5563"/>
    <w:rsid w:val="00724470"/>
    <w:rsid w:val="00726E5C"/>
    <w:rsid w:val="00755E2E"/>
    <w:rsid w:val="00763A5B"/>
    <w:rsid w:val="00764DDD"/>
    <w:rsid w:val="00766C80"/>
    <w:rsid w:val="00770D85"/>
    <w:rsid w:val="007727F1"/>
    <w:rsid w:val="007762E0"/>
    <w:rsid w:val="00777C14"/>
    <w:rsid w:val="00781F66"/>
    <w:rsid w:val="00787E5D"/>
    <w:rsid w:val="007A65D8"/>
    <w:rsid w:val="007B0953"/>
    <w:rsid w:val="007C04FC"/>
    <w:rsid w:val="007D3BF9"/>
    <w:rsid w:val="007E2FBA"/>
    <w:rsid w:val="007F0B93"/>
    <w:rsid w:val="00834C33"/>
    <w:rsid w:val="00837EEC"/>
    <w:rsid w:val="00850E2C"/>
    <w:rsid w:val="00876AF6"/>
    <w:rsid w:val="00885FBD"/>
    <w:rsid w:val="008A408C"/>
    <w:rsid w:val="008A59A6"/>
    <w:rsid w:val="008D41CD"/>
    <w:rsid w:val="008D4928"/>
    <w:rsid w:val="009011F0"/>
    <w:rsid w:val="00902F34"/>
    <w:rsid w:val="00910263"/>
    <w:rsid w:val="00920CBB"/>
    <w:rsid w:val="00926A12"/>
    <w:rsid w:val="00937E96"/>
    <w:rsid w:val="00954193"/>
    <w:rsid w:val="00966C87"/>
    <w:rsid w:val="009A0F6D"/>
    <w:rsid w:val="009C1C1F"/>
    <w:rsid w:val="009C1CC1"/>
    <w:rsid w:val="009D56BD"/>
    <w:rsid w:val="009F1CFD"/>
    <w:rsid w:val="009F73C8"/>
    <w:rsid w:val="00A171CF"/>
    <w:rsid w:val="00A21875"/>
    <w:rsid w:val="00A45E67"/>
    <w:rsid w:val="00A52129"/>
    <w:rsid w:val="00A7777B"/>
    <w:rsid w:val="00AC3A16"/>
    <w:rsid w:val="00AE4E41"/>
    <w:rsid w:val="00AE7BD0"/>
    <w:rsid w:val="00B21A45"/>
    <w:rsid w:val="00B432D3"/>
    <w:rsid w:val="00B463EC"/>
    <w:rsid w:val="00B643D2"/>
    <w:rsid w:val="00B877C3"/>
    <w:rsid w:val="00B9242F"/>
    <w:rsid w:val="00BB1E38"/>
    <w:rsid w:val="00BB42BB"/>
    <w:rsid w:val="00BD3EA2"/>
    <w:rsid w:val="00BF2056"/>
    <w:rsid w:val="00C013C9"/>
    <w:rsid w:val="00C052E5"/>
    <w:rsid w:val="00C14A1D"/>
    <w:rsid w:val="00C26A64"/>
    <w:rsid w:val="00C473EB"/>
    <w:rsid w:val="00C47A0E"/>
    <w:rsid w:val="00C81190"/>
    <w:rsid w:val="00C90ED8"/>
    <w:rsid w:val="00CB3206"/>
    <w:rsid w:val="00CE1C76"/>
    <w:rsid w:val="00CE2A62"/>
    <w:rsid w:val="00CF6D7A"/>
    <w:rsid w:val="00D11F00"/>
    <w:rsid w:val="00D14EFE"/>
    <w:rsid w:val="00D53C43"/>
    <w:rsid w:val="00D57787"/>
    <w:rsid w:val="00D61E2C"/>
    <w:rsid w:val="00D63251"/>
    <w:rsid w:val="00D7041D"/>
    <w:rsid w:val="00D7570E"/>
    <w:rsid w:val="00D76A2C"/>
    <w:rsid w:val="00D804F2"/>
    <w:rsid w:val="00D81787"/>
    <w:rsid w:val="00DC0B9F"/>
    <w:rsid w:val="00DC1CE7"/>
    <w:rsid w:val="00DC74D8"/>
    <w:rsid w:val="00DE163F"/>
    <w:rsid w:val="00DF25B8"/>
    <w:rsid w:val="00DF73B5"/>
    <w:rsid w:val="00E07461"/>
    <w:rsid w:val="00E23BDF"/>
    <w:rsid w:val="00E34B51"/>
    <w:rsid w:val="00E45348"/>
    <w:rsid w:val="00E53375"/>
    <w:rsid w:val="00E60DF8"/>
    <w:rsid w:val="00E629F0"/>
    <w:rsid w:val="00E70B1C"/>
    <w:rsid w:val="00E74186"/>
    <w:rsid w:val="00E86C85"/>
    <w:rsid w:val="00EB39D5"/>
    <w:rsid w:val="00EF1BBB"/>
    <w:rsid w:val="00EF21EE"/>
    <w:rsid w:val="00F0211C"/>
    <w:rsid w:val="00F1290C"/>
    <w:rsid w:val="00F1532A"/>
    <w:rsid w:val="00F325DA"/>
    <w:rsid w:val="00F41370"/>
    <w:rsid w:val="00F50FD8"/>
    <w:rsid w:val="00F57425"/>
    <w:rsid w:val="00F63B6D"/>
    <w:rsid w:val="00F736F1"/>
    <w:rsid w:val="00F77518"/>
    <w:rsid w:val="00F902B3"/>
    <w:rsid w:val="00F96946"/>
    <w:rsid w:val="00FA6A28"/>
    <w:rsid w:val="00FC072E"/>
    <w:rsid w:val="00FE57F5"/>
    <w:rsid w:val="00FE7745"/>
    <w:rsid w:val="017C023A"/>
    <w:rsid w:val="01E23C1B"/>
    <w:rsid w:val="021A7AE5"/>
    <w:rsid w:val="026C34CE"/>
    <w:rsid w:val="029854C3"/>
    <w:rsid w:val="02D44277"/>
    <w:rsid w:val="02DB28F4"/>
    <w:rsid w:val="02EB6698"/>
    <w:rsid w:val="034E1A19"/>
    <w:rsid w:val="039B5F14"/>
    <w:rsid w:val="03B72AAE"/>
    <w:rsid w:val="03B86256"/>
    <w:rsid w:val="042517AD"/>
    <w:rsid w:val="0427066D"/>
    <w:rsid w:val="05074BED"/>
    <w:rsid w:val="059A690A"/>
    <w:rsid w:val="0692232D"/>
    <w:rsid w:val="06AF4BCF"/>
    <w:rsid w:val="06C230ED"/>
    <w:rsid w:val="06CC361F"/>
    <w:rsid w:val="06DA32FE"/>
    <w:rsid w:val="06EC3D79"/>
    <w:rsid w:val="06F92DD5"/>
    <w:rsid w:val="07154875"/>
    <w:rsid w:val="074B3461"/>
    <w:rsid w:val="07B9737F"/>
    <w:rsid w:val="07C62C33"/>
    <w:rsid w:val="07C7595C"/>
    <w:rsid w:val="08584373"/>
    <w:rsid w:val="08842A7C"/>
    <w:rsid w:val="08B2507C"/>
    <w:rsid w:val="08B43155"/>
    <w:rsid w:val="08F02274"/>
    <w:rsid w:val="09073B14"/>
    <w:rsid w:val="094B6701"/>
    <w:rsid w:val="09A06286"/>
    <w:rsid w:val="09C95995"/>
    <w:rsid w:val="09D333CC"/>
    <w:rsid w:val="09F32A67"/>
    <w:rsid w:val="09F452A2"/>
    <w:rsid w:val="0A90069C"/>
    <w:rsid w:val="0AAE4777"/>
    <w:rsid w:val="0ACB13E0"/>
    <w:rsid w:val="0B005730"/>
    <w:rsid w:val="0B1E2190"/>
    <w:rsid w:val="0B4165BF"/>
    <w:rsid w:val="0B420D78"/>
    <w:rsid w:val="0B4F3E50"/>
    <w:rsid w:val="0B8D5F1D"/>
    <w:rsid w:val="0C153245"/>
    <w:rsid w:val="0C2A280E"/>
    <w:rsid w:val="0C545CB5"/>
    <w:rsid w:val="0C5F6EB3"/>
    <w:rsid w:val="0C64212C"/>
    <w:rsid w:val="0C8D1CA6"/>
    <w:rsid w:val="0CE764BE"/>
    <w:rsid w:val="0D25096B"/>
    <w:rsid w:val="0DA72DD4"/>
    <w:rsid w:val="0E0A4005"/>
    <w:rsid w:val="0E1D49F2"/>
    <w:rsid w:val="0E3D0496"/>
    <w:rsid w:val="0E7D7A44"/>
    <w:rsid w:val="0E7F68F6"/>
    <w:rsid w:val="0EBE2B50"/>
    <w:rsid w:val="0EF22D49"/>
    <w:rsid w:val="0F1148FA"/>
    <w:rsid w:val="0F2C4B0E"/>
    <w:rsid w:val="0F450112"/>
    <w:rsid w:val="0F7523C1"/>
    <w:rsid w:val="0F8A04C5"/>
    <w:rsid w:val="0FC81826"/>
    <w:rsid w:val="0FF075E2"/>
    <w:rsid w:val="100C6805"/>
    <w:rsid w:val="10675034"/>
    <w:rsid w:val="10976FA8"/>
    <w:rsid w:val="10E03F80"/>
    <w:rsid w:val="112E5740"/>
    <w:rsid w:val="11364F23"/>
    <w:rsid w:val="11A61D42"/>
    <w:rsid w:val="11DB2F9B"/>
    <w:rsid w:val="11DB3A0B"/>
    <w:rsid w:val="11FB0969"/>
    <w:rsid w:val="120B7E13"/>
    <w:rsid w:val="1238184C"/>
    <w:rsid w:val="12657803"/>
    <w:rsid w:val="12B71A7E"/>
    <w:rsid w:val="12BC7011"/>
    <w:rsid w:val="13147010"/>
    <w:rsid w:val="133439A5"/>
    <w:rsid w:val="13967403"/>
    <w:rsid w:val="13A230B4"/>
    <w:rsid w:val="14020F1D"/>
    <w:rsid w:val="143D1DAE"/>
    <w:rsid w:val="148576E2"/>
    <w:rsid w:val="14BF1F32"/>
    <w:rsid w:val="14C52B62"/>
    <w:rsid w:val="14CE2DE3"/>
    <w:rsid w:val="14FA4C54"/>
    <w:rsid w:val="150C7696"/>
    <w:rsid w:val="15477940"/>
    <w:rsid w:val="15840A97"/>
    <w:rsid w:val="15DE299E"/>
    <w:rsid w:val="16205F3B"/>
    <w:rsid w:val="16A657D3"/>
    <w:rsid w:val="16D9127D"/>
    <w:rsid w:val="17085114"/>
    <w:rsid w:val="170A6920"/>
    <w:rsid w:val="17164256"/>
    <w:rsid w:val="17187EDA"/>
    <w:rsid w:val="176A373F"/>
    <w:rsid w:val="178E3978"/>
    <w:rsid w:val="17B472BB"/>
    <w:rsid w:val="18083961"/>
    <w:rsid w:val="186A6D33"/>
    <w:rsid w:val="18A2711C"/>
    <w:rsid w:val="18AD6299"/>
    <w:rsid w:val="19491C8A"/>
    <w:rsid w:val="195165C3"/>
    <w:rsid w:val="1963341B"/>
    <w:rsid w:val="19C2503C"/>
    <w:rsid w:val="19CE5DBB"/>
    <w:rsid w:val="1A162028"/>
    <w:rsid w:val="1A2666E3"/>
    <w:rsid w:val="1A623BE7"/>
    <w:rsid w:val="1ABA33F7"/>
    <w:rsid w:val="1AC85E59"/>
    <w:rsid w:val="1B6819AE"/>
    <w:rsid w:val="1BA12F3F"/>
    <w:rsid w:val="1BAB7910"/>
    <w:rsid w:val="1BCF29D3"/>
    <w:rsid w:val="1BCF366B"/>
    <w:rsid w:val="1BE76BE5"/>
    <w:rsid w:val="1BF4339A"/>
    <w:rsid w:val="1C69629E"/>
    <w:rsid w:val="1C9517E6"/>
    <w:rsid w:val="1CC05DC1"/>
    <w:rsid w:val="1D763A1E"/>
    <w:rsid w:val="1D7F6697"/>
    <w:rsid w:val="1D8B00D7"/>
    <w:rsid w:val="1DA11C70"/>
    <w:rsid w:val="1E023D77"/>
    <w:rsid w:val="1E115A7F"/>
    <w:rsid w:val="1E273CD8"/>
    <w:rsid w:val="1E2D6D00"/>
    <w:rsid w:val="1E344EE1"/>
    <w:rsid w:val="1E3F7140"/>
    <w:rsid w:val="1E66234D"/>
    <w:rsid w:val="1EA53160"/>
    <w:rsid w:val="1EAB6DFB"/>
    <w:rsid w:val="1F331A10"/>
    <w:rsid w:val="1F352BE5"/>
    <w:rsid w:val="1FB74AA7"/>
    <w:rsid w:val="1FBF2663"/>
    <w:rsid w:val="20117C9A"/>
    <w:rsid w:val="206C3F22"/>
    <w:rsid w:val="20A00557"/>
    <w:rsid w:val="20FA03ED"/>
    <w:rsid w:val="20FB7EDF"/>
    <w:rsid w:val="212C3222"/>
    <w:rsid w:val="21504B9A"/>
    <w:rsid w:val="21784563"/>
    <w:rsid w:val="217A62A1"/>
    <w:rsid w:val="21842023"/>
    <w:rsid w:val="21BC0609"/>
    <w:rsid w:val="228C44AC"/>
    <w:rsid w:val="22F22322"/>
    <w:rsid w:val="230D433C"/>
    <w:rsid w:val="231F44F5"/>
    <w:rsid w:val="235100DA"/>
    <w:rsid w:val="23594A1A"/>
    <w:rsid w:val="23746464"/>
    <w:rsid w:val="23C94C5B"/>
    <w:rsid w:val="23E61ECC"/>
    <w:rsid w:val="240B7FE9"/>
    <w:rsid w:val="245B2C99"/>
    <w:rsid w:val="24E02256"/>
    <w:rsid w:val="25776641"/>
    <w:rsid w:val="261E5529"/>
    <w:rsid w:val="262E5A0A"/>
    <w:rsid w:val="26547954"/>
    <w:rsid w:val="268D5A2B"/>
    <w:rsid w:val="26922CDE"/>
    <w:rsid w:val="26BA32C1"/>
    <w:rsid w:val="26D33606"/>
    <w:rsid w:val="276C6D8B"/>
    <w:rsid w:val="27882F39"/>
    <w:rsid w:val="27F44D3F"/>
    <w:rsid w:val="28430817"/>
    <w:rsid w:val="287920A2"/>
    <w:rsid w:val="288E6323"/>
    <w:rsid w:val="289F7503"/>
    <w:rsid w:val="28A21F71"/>
    <w:rsid w:val="28C7674B"/>
    <w:rsid w:val="28D021E7"/>
    <w:rsid w:val="28DF13A0"/>
    <w:rsid w:val="29893358"/>
    <w:rsid w:val="29CF4FEA"/>
    <w:rsid w:val="2A1E4C67"/>
    <w:rsid w:val="2A685BD9"/>
    <w:rsid w:val="2A9232DC"/>
    <w:rsid w:val="2B0C49E8"/>
    <w:rsid w:val="2B27594D"/>
    <w:rsid w:val="2B382248"/>
    <w:rsid w:val="2BB368C5"/>
    <w:rsid w:val="2BD7627A"/>
    <w:rsid w:val="2C710D11"/>
    <w:rsid w:val="2CF73DB2"/>
    <w:rsid w:val="2CFC63F2"/>
    <w:rsid w:val="2D014308"/>
    <w:rsid w:val="2DB356DF"/>
    <w:rsid w:val="2DE8051F"/>
    <w:rsid w:val="2E393B90"/>
    <w:rsid w:val="2E882A05"/>
    <w:rsid w:val="2E963FFB"/>
    <w:rsid w:val="2EBB2446"/>
    <w:rsid w:val="2F0321C3"/>
    <w:rsid w:val="2F7D6829"/>
    <w:rsid w:val="2FB56FFD"/>
    <w:rsid w:val="2FB831E4"/>
    <w:rsid w:val="2FE53E99"/>
    <w:rsid w:val="2FF7019A"/>
    <w:rsid w:val="302621DF"/>
    <w:rsid w:val="30554CAC"/>
    <w:rsid w:val="312A0DFC"/>
    <w:rsid w:val="319753A4"/>
    <w:rsid w:val="31B004D4"/>
    <w:rsid w:val="31E02596"/>
    <w:rsid w:val="31E43EDD"/>
    <w:rsid w:val="31ED710F"/>
    <w:rsid w:val="31FF3D3F"/>
    <w:rsid w:val="3295779A"/>
    <w:rsid w:val="32BB1921"/>
    <w:rsid w:val="32BF1C9E"/>
    <w:rsid w:val="32CE213C"/>
    <w:rsid w:val="32E0202D"/>
    <w:rsid w:val="332617B4"/>
    <w:rsid w:val="33955033"/>
    <w:rsid w:val="33DD2AD8"/>
    <w:rsid w:val="34356148"/>
    <w:rsid w:val="346A4460"/>
    <w:rsid w:val="346D0DF9"/>
    <w:rsid w:val="34904866"/>
    <w:rsid w:val="35065B9C"/>
    <w:rsid w:val="355E4C05"/>
    <w:rsid w:val="35C8643C"/>
    <w:rsid w:val="36140710"/>
    <w:rsid w:val="365676AB"/>
    <w:rsid w:val="365E3785"/>
    <w:rsid w:val="36D5232E"/>
    <w:rsid w:val="36DA6C44"/>
    <w:rsid w:val="36DF7990"/>
    <w:rsid w:val="372B7BC3"/>
    <w:rsid w:val="37647D28"/>
    <w:rsid w:val="37974418"/>
    <w:rsid w:val="37C75E5C"/>
    <w:rsid w:val="382E1FCC"/>
    <w:rsid w:val="38677729"/>
    <w:rsid w:val="389E3130"/>
    <w:rsid w:val="38D7621D"/>
    <w:rsid w:val="39073050"/>
    <w:rsid w:val="39F22849"/>
    <w:rsid w:val="39F74E28"/>
    <w:rsid w:val="3A5D7D75"/>
    <w:rsid w:val="3B1C5643"/>
    <w:rsid w:val="3B4C6C94"/>
    <w:rsid w:val="3B576576"/>
    <w:rsid w:val="3B58142B"/>
    <w:rsid w:val="3BB33C69"/>
    <w:rsid w:val="3BCE509E"/>
    <w:rsid w:val="3BF9078A"/>
    <w:rsid w:val="3C0D2B79"/>
    <w:rsid w:val="3D432E29"/>
    <w:rsid w:val="3D544C73"/>
    <w:rsid w:val="3D645060"/>
    <w:rsid w:val="3D6E4B84"/>
    <w:rsid w:val="3DF667FC"/>
    <w:rsid w:val="3DF779C6"/>
    <w:rsid w:val="3E967A5B"/>
    <w:rsid w:val="3ECB74C8"/>
    <w:rsid w:val="3F6648FA"/>
    <w:rsid w:val="3F7D5281"/>
    <w:rsid w:val="3FAE0FF5"/>
    <w:rsid w:val="3FC54809"/>
    <w:rsid w:val="3FEA041B"/>
    <w:rsid w:val="4039497A"/>
    <w:rsid w:val="40424C02"/>
    <w:rsid w:val="404A32A3"/>
    <w:rsid w:val="40752DFA"/>
    <w:rsid w:val="40F0691C"/>
    <w:rsid w:val="410D1A34"/>
    <w:rsid w:val="41175211"/>
    <w:rsid w:val="41717A1E"/>
    <w:rsid w:val="41A83020"/>
    <w:rsid w:val="42260C7C"/>
    <w:rsid w:val="428430AF"/>
    <w:rsid w:val="43655CE7"/>
    <w:rsid w:val="437F5A43"/>
    <w:rsid w:val="438B7E3F"/>
    <w:rsid w:val="43E541AC"/>
    <w:rsid w:val="440019E3"/>
    <w:rsid w:val="442472BE"/>
    <w:rsid w:val="443777E0"/>
    <w:rsid w:val="44996E05"/>
    <w:rsid w:val="44D755A4"/>
    <w:rsid w:val="44E517D6"/>
    <w:rsid w:val="451F1760"/>
    <w:rsid w:val="452257EF"/>
    <w:rsid w:val="456A6D29"/>
    <w:rsid w:val="45A300D2"/>
    <w:rsid w:val="462F6E71"/>
    <w:rsid w:val="46753C21"/>
    <w:rsid w:val="4690454A"/>
    <w:rsid w:val="4697412E"/>
    <w:rsid w:val="47075137"/>
    <w:rsid w:val="47287531"/>
    <w:rsid w:val="47B4542C"/>
    <w:rsid w:val="47C57757"/>
    <w:rsid w:val="47FC2739"/>
    <w:rsid w:val="48294D1A"/>
    <w:rsid w:val="487574F5"/>
    <w:rsid w:val="48DD6B23"/>
    <w:rsid w:val="48E63D3D"/>
    <w:rsid w:val="495136B5"/>
    <w:rsid w:val="495F3E47"/>
    <w:rsid w:val="4960099A"/>
    <w:rsid w:val="496B3F34"/>
    <w:rsid w:val="49E4094A"/>
    <w:rsid w:val="4A410DE2"/>
    <w:rsid w:val="4A47715E"/>
    <w:rsid w:val="4A6774BB"/>
    <w:rsid w:val="4A901CC4"/>
    <w:rsid w:val="4ABF5684"/>
    <w:rsid w:val="4BA20756"/>
    <w:rsid w:val="4C622D27"/>
    <w:rsid w:val="4CA1496E"/>
    <w:rsid w:val="4CBA3FFE"/>
    <w:rsid w:val="4CBA60FC"/>
    <w:rsid w:val="4CCD1006"/>
    <w:rsid w:val="4CF334B0"/>
    <w:rsid w:val="4CFE0746"/>
    <w:rsid w:val="4D147A3D"/>
    <w:rsid w:val="4D244A25"/>
    <w:rsid w:val="4DCF45DE"/>
    <w:rsid w:val="4DD32913"/>
    <w:rsid w:val="4DDA2E94"/>
    <w:rsid w:val="4E0D29DB"/>
    <w:rsid w:val="4EC17150"/>
    <w:rsid w:val="4ED82739"/>
    <w:rsid w:val="4F05576A"/>
    <w:rsid w:val="4FA067BE"/>
    <w:rsid w:val="4FED1B9A"/>
    <w:rsid w:val="4FF5108D"/>
    <w:rsid w:val="501413C8"/>
    <w:rsid w:val="504011A7"/>
    <w:rsid w:val="50652670"/>
    <w:rsid w:val="50746A40"/>
    <w:rsid w:val="50B64EB7"/>
    <w:rsid w:val="50BC55CA"/>
    <w:rsid w:val="510861FB"/>
    <w:rsid w:val="514A413E"/>
    <w:rsid w:val="51503DB6"/>
    <w:rsid w:val="51581B04"/>
    <w:rsid w:val="515D29CE"/>
    <w:rsid w:val="51603EA5"/>
    <w:rsid w:val="51820ABD"/>
    <w:rsid w:val="51C93AD6"/>
    <w:rsid w:val="523C5C2F"/>
    <w:rsid w:val="52DA3360"/>
    <w:rsid w:val="530E7C5A"/>
    <w:rsid w:val="534C4C75"/>
    <w:rsid w:val="53743504"/>
    <w:rsid w:val="539250E9"/>
    <w:rsid w:val="54243975"/>
    <w:rsid w:val="5458489E"/>
    <w:rsid w:val="54741983"/>
    <w:rsid w:val="54AC41C0"/>
    <w:rsid w:val="54E43A1C"/>
    <w:rsid w:val="55276E0D"/>
    <w:rsid w:val="55A64B05"/>
    <w:rsid w:val="55E91440"/>
    <w:rsid w:val="569F11D3"/>
    <w:rsid w:val="56B25CC6"/>
    <w:rsid w:val="571F0C5B"/>
    <w:rsid w:val="573C2E73"/>
    <w:rsid w:val="57414C1D"/>
    <w:rsid w:val="576C79F2"/>
    <w:rsid w:val="578D73ED"/>
    <w:rsid w:val="578E2FB3"/>
    <w:rsid w:val="57926CFC"/>
    <w:rsid w:val="57C42F1E"/>
    <w:rsid w:val="57D77816"/>
    <w:rsid w:val="57E430C6"/>
    <w:rsid w:val="581F7034"/>
    <w:rsid w:val="582E4D55"/>
    <w:rsid w:val="5852420F"/>
    <w:rsid w:val="58564DB9"/>
    <w:rsid w:val="58900040"/>
    <w:rsid w:val="58C91657"/>
    <w:rsid w:val="58CB2CA4"/>
    <w:rsid w:val="5906670B"/>
    <w:rsid w:val="59E7087A"/>
    <w:rsid w:val="5A01413E"/>
    <w:rsid w:val="5A194BEE"/>
    <w:rsid w:val="5A5E69BD"/>
    <w:rsid w:val="5A8653F7"/>
    <w:rsid w:val="5AAA63BF"/>
    <w:rsid w:val="5AD46F01"/>
    <w:rsid w:val="5AFB3030"/>
    <w:rsid w:val="5B0416FD"/>
    <w:rsid w:val="5B86179D"/>
    <w:rsid w:val="5BDA5521"/>
    <w:rsid w:val="5BF245DE"/>
    <w:rsid w:val="5C0619CE"/>
    <w:rsid w:val="5C183325"/>
    <w:rsid w:val="5C1E7177"/>
    <w:rsid w:val="5CEE3F11"/>
    <w:rsid w:val="5CFB21C1"/>
    <w:rsid w:val="5D307FEB"/>
    <w:rsid w:val="5DA037D5"/>
    <w:rsid w:val="5DB258C6"/>
    <w:rsid w:val="5DCE48C9"/>
    <w:rsid w:val="5DD329E1"/>
    <w:rsid w:val="5DF3334C"/>
    <w:rsid w:val="5DFA501C"/>
    <w:rsid w:val="5E746B57"/>
    <w:rsid w:val="5EB2286B"/>
    <w:rsid w:val="5EBB19F2"/>
    <w:rsid w:val="5EC16AF3"/>
    <w:rsid w:val="5EE97B3D"/>
    <w:rsid w:val="5EEF0CBB"/>
    <w:rsid w:val="5EFA0ACF"/>
    <w:rsid w:val="5F5B7A74"/>
    <w:rsid w:val="5F6D35E7"/>
    <w:rsid w:val="5F6F70D3"/>
    <w:rsid w:val="5F840DAC"/>
    <w:rsid w:val="5F85244B"/>
    <w:rsid w:val="5FBA2F2D"/>
    <w:rsid w:val="5FF13652"/>
    <w:rsid w:val="6045044F"/>
    <w:rsid w:val="607C6138"/>
    <w:rsid w:val="60E53378"/>
    <w:rsid w:val="613B5CFB"/>
    <w:rsid w:val="61420C3C"/>
    <w:rsid w:val="61515C70"/>
    <w:rsid w:val="616D023B"/>
    <w:rsid w:val="61BF3BF8"/>
    <w:rsid w:val="61EE3B3E"/>
    <w:rsid w:val="627630F7"/>
    <w:rsid w:val="62B60D4D"/>
    <w:rsid w:val="63155D3D"/>
    <w:rsid w:val="63481CFB"/>
    <w:rsid w:val="63537D20"/>
    <w:rsid w:val="636A5643"/>
    <w:rsid w:val="636F2DB3"/>
    <w:rsid w:val="64642D97"/>
    <w:rsid w:val="64A725B2"/>
    <w:rsid w:val="64DB7CEE"/>
    <w:rsid w:val="64F723D0"/>
    <w:rsid w:val="6563669B"/>
    <w:rsid w:val="65954819"/>
    <w:rsid w:val="660F2DFA"/>
    <w:rsid w:val="663C2014"/>
    <w:rsid w:val="66B3630B"/>
    <w:rsid w:val="66CA19BF"/>
    <w:rsid w:val="66CF58C1"/>
    <w:rsid w:val="67110AA1"/>
    <w:rsid w:val="67922B47"/>
    <w:rsid w:val="68142173"/>
    <w:rsid w:val="68726FA6"/>
    <w:rsid w:val="688013FF"/>
    <w:rsid w:val="688439B3"/>
    <w:rsid w:val="68984C66"/>
    <w:rsid w:val="68CC2958"/>
    <w:rsid w:val="68D86789"/>
    <w:rsid w:val="693F6C75"/>
    <w:rsid w:val="697A4979"/>
    <w:rsid w:val="69A13431"/>
    <w:rsid w:val="69AF5B4E"/>
    <w:rsid w:val="69D51718"/>
    <w:rsid w:val="69F734C3"/>
    <w:rsid w:val="6A122FF4"/>
    <w:rsid w:val="6A2D46FD"/>
    <w:rsid w:val="6A5106A9"/>
    <w:rsid w:val="6A5D5D83"/>
    <w:rsid w:val="6A7C2FD3"/>
    <w:rsid w:val="6AAA75BB"/>
    <w:rsid w:val="6AF37043"/>
    <w:rsid w:val="6B3349EE"/>
    <w:rsid w:val="6B603EF6"/>
    <w:rsid w:val="6B6C4C19"/>
    <w:rsid w:val="6B6C7E8B"/>
    <w:rsid w:val="6BBC1F59"/>
    <w:rsid w:val="6C3149D2"/>
    <w:rsid w:val="6C406F5A"/>
    <w:rsid w:val="6C9808F8"/>
    <w:rsid w:val="6CAB1544"/>
    <w:rsid w:val="6CB858A6"/>
    <w:rsid w:val="6CBA4463"/>
    <w:rsid w:val="6CCF7F92"/>
    <w:rsid w:val="6CEC1398"/>
    <w:rsid w:val="6D4E3293"/>
    <w:rsid w:val="6D5978B7"/>
    <w:rsid w:val="6D65781E"/>
    <w:rsid w:val="6DB10676"/>
    <w:rsid w:val="6DB41221"/>
    <w:rsid w:val="6E411CBD"/>
    <w:rsid w:val="6E4D2E1F"/>
    <w:rsid w:val="6E615C6B"/>
    <w:rsid w:val="6E807D11"/>
    <w:rsid w:val="6F4978AC"/>
    <w:rsid w:val="6F5403CA"/>
    <w:rsid w:val="6FA80B58"/>
    <w:rsid w:val="6FA85FB8"/>
    <w:rsid w:val="700552BF"/>
    <w:rsid w:val="703171B2"/>
    <w:rsid w:val="71296410"/>
    <w:rsid w:val="71795842"/>
    <w:rsid w:val="71800C1D"/>
    <w:rsid w:val="71A263E3"/>
    <w:rsid w:val="71B153F9"/>
    <w:rsid w:val="71D34684"/>
    <w:rsid w:val="71D97162"/>
    <w:rsid w:val="72350EC5"/>
    <w:rsid w:val="72491590"/>
    <w:rsid w:val="72680589"/>
    <w:rsid w:val="726B626E"/>
    <w:rsid w:val="72AB4A33"/>
    <w:rsid w:val="72D00D94"/>
    <w:rsid w:val="72DD7877"/>
    <w:rsid w:val="73315F74"/>
    <w:rsid w:val="737F20EB"/>
    <w:rsid w:val="73A11411"/>
    <w:rsid w:val="73A86946"/>
    <w:rsid w:val="73D94ABE"/>
    <w:rsid w:val="74A70A1A"/>
    <w:rsid w:val="74AF7588"/>
    <w:rsid w:val="74EE78D1"/>
    <w:rsid w:val="7503346D"/>
    <w:rsid w:val="752C5028"/>
    <w:rsid w:val="75BC429C"/>
    <w:rsid w:val="76033157"/>
    <w:rsid w:val="761C7EEA"/>
    <w:rsid w:val="763E6318"/>
    <w:rsid w:val="766C5998"/>
    <w:rsid w:val="767E59F9"/>
    <w:rsid w:val="768C60B5"/>
    <w:rsid w:val="76963F71"/>
    <w:rsid w:val="774615D7"/>
    <w:rsid w:val="77591E8A"/>
    <w:rsid w:val="775D639E"/>
    <w:rsid w:val="7778603C"/>
    <w:rsid w:val="77BF5CE7"/>
    <w:rsid w:val="77DFF79D"/>
    <w:rsid w:val="780D4219"/>
    <w:rsid w:val="78384F99"/>
    <w:rsid w:val="783E1F34"/>
    <w:rsid w:val="78720024"/>
    <w:rsid w:val="78766D9F"/>
    <w:rsid w:val="78C86670"/>
    <w:rsid w:val="78CD5145"/>
    <w:rsid w:val="790E6780"/>
    <w:rsid w:val="79406D49"/>
    <w:rsid w:val="7A5D087A"/>
    <w:rsid w:val="7AC467A8"/>
    <w:rsid w:val="7AFF3090"/>
    <w:rsid w:val="7B087530"/>
    <w:rsid w:val="7B0F6018"/>
    <w:rsid w:val="7B5B009F"/>
    <w:rsid w:val="7B6F67BC"/>
    <w:rsid w:val="7BCA6979"/>
    <w:rsid w:val="7C9F72D4"/>
    <w:rsid w:val="7CFB212F"/>
    <w:rsid w:val="7D002D03"/>
    <w:rsid w:val="7D4E3B18"/>
    <w:rsid w:val="7D64459B"/>
    <w:rsid w:val="7D730B16"/>
    <w:rsid w:val="7D7611D6"/>
    <w:rsid w:val="7D7D0AE9"/>
    <w:rsid w:val="7DAA32AB"/>
    <w:rsid w:val="7DB6218F"/>
    <w:rsid w:val="7DFE17E6"/>
    <w:rsid w:val="7E6870B8"/>
    <w:rsid w:val="7EFF63D3"/>
    <w:rsid w:val="7EFF9C3F"/>
    <w:rsid w:val="7F2652EC"/>
    <w:rsid w:val="7F3FCCD2"/>
    <w:rsid w:val="7F663BA7"/>
    <w:rsid w:val="7F8209BA"/>
    <w:rsid w:val="7FD50252"/>
    <w:rsid w:val="7FD746E4"/>
    <w:rsid w:val="7FDF7124"/>
    <w:rsid w:val="7FDFF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B14E91C"/>
  <w15:docId w15:val="{2E6EBC1D-A883-4050-AFFC-7EFDAB246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qFormat="1"/>
    <w:lsdException w:name="Medium Shading 2 Accent 1" w:uiPriority="64"/>
    <w:lsdException w:name="Medium List 1 Accent 1" w:uiPriority="65" w:qFormat="1"/>
    <w:lsdException w:name="Revision" w:semiHidden="1"/>
    <w:lsdException w:name="Medium List 2 Accent 1" w:uiPriority="66"/>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annotation subject"/>
    <w:basedOn w:val="a3"/>
    <w:next w:val="a3"/>
    <w:link w:val="ac"/>
    <w:uiPriority w:val="99"/>
    <w:unhideWhenUsed/>
    <w:qFormat/>
    <w:rPr>
      <w:b/>
      <w:bCs/>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5">
    <w:name w:val="Light Grid Accent 5"/>
    <w:basedOn w:val="a1"/>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1">
    <w:name w:val="Medium Shading 1 Accent 1"/>
    <w:basedOn w:val="a1"/>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10">
    <w:name w:val="Medium List 1 Accent 1"/>
    <w:basedOn w:val="a1"/>
    <w:uiPriority w:val="65"/>
    <w:qFormat/>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11">
    <w:name w:val="Medium Grid 1 Accent 1"/>
    <w:basedOn w:val="a1"/>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5">
    <w:name w:val="Medium Grid 1 Accent 5"/>
    <w:basedOn w:val="a1"/>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ae">
    <w:name w:val="Emphasis"/>
    <w:basedOn w:val="a0"/>
    <w:uiPriority w:val="20"/>
    <w:qFormat/>
    <w:rPr>
      <w:i/>
      <w:iCs/>
    </w:rPr>
  </w:style>
  <w:style w:type="character" w:styleId="af">
    <w:name w:val="annotation reference"/>
    <w:basedOn w:val="a0"/>
    <w:uiPriority w:val="99"/>
    <w:unhideWhenUsed/>
    <w:qFormat/>
    <w:rPr>
      <w:sz w:val="21"/>
      <w:szCs w:val="21"/>
    </w:rPr>
  </w:style>
  <w:style w:type="character" w:customStyle="1" w:styleId="a6">
    <w:name w:val="批注框文本 字符"/>
    <w:basedOn w:val="a0"/>
    <w:link w:val="a5"/>
    <w:uiPriority w:val="99"/>
    <w:semiHidden/>
    <w:qFormat/>
    <w:rPr>
      <w:sz w:val="18"/>
      <w:szCs w:val="1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1">
    <w:name w:val="无间隔1"/>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1"/>
    <w:uiPriority w:val="1"/>
    <w:qFormat/>
    <w:rPr>
      <w:kern w:val="0"/>
      <w:sz w:val="22"/>
    </w:rPr>
  </w:style>
  <w:style w:type="paragraph" w:customStyle="1" w:styleId="10">
    <w:name w:val="列表段落1"/>
    <w:basedOn w:val="a"/>
    <w:uiPriority w:val="34"/>
    <w:qFormat/>
    <w:pPr>
      <w:ind w:firstLineChars="200" w:firstLine="420"/>
    </w:pPr>
  </w:style>
  <w:style w:type="character" w:customStyle="1" w:styleId="a4">
    <w:name w:val="批注文字 字符"/>
    <w:basedOn w:val="a0"/>
    <w:link w:val="a3"/>
    <w:uiPriority w:val="99"/>
    <w:semiHidden/>
    <w:qFormat/>
    <w:rPr>
      <w:rFonts w:asciiTheme="minorHAnsi" w:eastAsiaTheme="minorEastAsia" w:hAnsiTheme="minorHAnsi" w:cstheme="minorBidi"/>
      <w:kern w:val="2"/>
      <w:sz w:val="21"/>
      <w:szCs w:val="22"/>
    </w:rPr>
  </w:style>
  <w:style w:type="character" w:customStyle="1" w:styleId="ac">
    <w:name w:val="批注主题 字符"/>
    <w:basedOn w:val="a4"/>
    <w:link w:val="ab"/>
    <w:uiPriority w:val="99"/>
    <w:semiHidden/>
    <w:qFormat/>
    <w:rPr>
      <w:rFonts w:asciiTheme="minorHAnsi" w:eastAsiaTheme="minorEastAsia" w:hAnsiTheme="minorHAnsi" w:cstheme="minorBidi"/>
      <w:b/>
      <w:bCs/>
      <w:kern w:val="2"/>
      <w:sz w:val="21"/>
      <w:szCs w:val="22"/>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character" w:customStyle="1" w:styleId="font11">
    <w:name w:val="font11"/>
    <w:basedOn w:val="a0"/>
    <w:qFormat/>
    <w:rPr>
      <w:rFonts w:ascii="宋体" w:eastAsia="宋体" w:hAnsi="宋体" w:cs="宋体" w:hint="eastAsia"/>
      <w:color w:val="000000"/>
      <w:sz w:val="20"/>
      <w:szCs w:val="20"/>
      <w:u w:val="none"/>
      <w:vertAlign w:val="superscript"/>
    </w:rPr>
  </w:style>
  <w:style w:type="character" w:customStyle="1" w:styleId="font01">
    <w:name w:val="font01"/>
    <w:basedOn w:val="a0"/>
    <w:qFormat/>
    <w:rPr>
      <w:rFonts w:ascii="宋体" w:eastAsia="宋体" w:hAnsi="宋体" w:cs="宋体" w:hint="eastAsia"/>
      <w:color w:val="000000"/>
      <w:sz w:val="20"/>
      <w:szCs w:val="20"/>
      <w:u w:val="none"/>
      <w:vertAlign w:val="superscript"/>
    </w:rPr>
  </w:style>
  <w:style w:type="character" w:customStyle="1" w:styleId="font21">
    <w:name w:val="font21"/>
    <w:basedOn w:val="a0"/>
    <w:qFormat/>
    <w:rPr>
      <w:rFonts w:ascii="宋体" w:eastAsia="宋体" w:hAnsi="宋体" w:cs="宋体" w:hint="eastAsia"/>
      <w:color w:val="000000"/>
      <w:sz w:val="20"/>
      <w:szCs w:val="20"/>
      <w:u w:val="none"/>
    </w:rPr>
  </w:style>
  <w:style w:type="table" w:styleId="af1">
    <w:name w:val="Grid Table Light"/>
    <w:basedOn w:val="a1"/>
    <w:uiPriority w:val="40"/>
    <w:rsid w:val="00E70B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Pages>
  <Words>664</Words>
  <Characters>3791</Characters>
  <Application>Microsoft Office Word</Application>
  <DocSecurity>0</DocSecurity>
  <Lines>31</Lines>
  <Paragraphs>8</Paragraphs>
  <ScaleCrop>false</ScaleCrop>
  <Company>Microsoft</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hppp</dc:creator>
  <cp:lastModifiedBy>余 蓓</cp:lastModifiedBy>
  <cp:revision>5</cp:revision>
  <cp:lastPrinted>2020-05-26T18:46:00Z</cp:lastPrinted>
  <dcterms:created xsi:type="dcterms:W3CDTF">2021-02-07T04:13:00Z</dcterms:created>
  <dcterms:modified xsi:type="dcterms:W3CDTF">2021-02-07T06:59:00Z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